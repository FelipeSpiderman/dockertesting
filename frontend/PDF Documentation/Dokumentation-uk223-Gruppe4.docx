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A113" w14:textId="62945820" w:rsidR="00E4560B" w:rsidRPr="00FD180F" w:rsidRDefault="0072180C" w:rsidP="00E4560B">
      <w:pPr>
        <w:pStyle w:val="UntertitelnichtIndexiert"/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2498C26F" wp14:editId="49968041">
            <wp:simplePos x="0" y="0"/>
            <wp:positionH relativeFrom="column">
              <wp:posOffset>2038350</wp:posOffset>
            </wp:positionH>
            <wp:positionV relativeFrom="paragraph">
              <wp:posOffset>-190500</wp:posOffset>
            </wp:positionV>
            <wp:extent cx="5939790" cy="2175510"/>
            <wp:effectExtent l="0" t="0" r="3810" b="0"/>
            <wp:wrapNone/>
            <wp:docPr id="1349452557" name="Grafik 3" descr="Abstrakter Hintergrund aus einfachen Knoten und Gi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52557" name="Grafik 1349452557" descr="Abstrakter Hintergrund aus einfachen Knoten und Gitter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4"/>
                    <a:stretch/>
                  </pic:blipFill>
                  <pic:spPr bwMode="auto">
                    <a:xfrm>
                      <a:off x="0" y="0"/>
                      <a:ext cx="5939790" cy="21755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6350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560B">
        <w:rPr>
          <w:noProof/>
        </w:rPr>
        <w:drawing>
          <wp:anchor distT="0" distB="0" distL="114300" distR="114300" simplePos="0" relativeHeight="251658243" behindDoc="1" locked="0" layoutInCell="1" allowOverlap="1" wp14:anchorId="47FBD4BE" wp14:editId="231D49C1">
            <wp:simplePos x="0" y="0"/>
            <wp:positionH relativeFrom="column">
              <wp:posOffset>4178935</wp:posOffset>
            </wp:positionH>
            <wp:positionV relativeFrom="paragraph">
              <wp:posOffset>-7332345</wp:posOffset>
            </wp:positionV>
            <wp:extent cx="3599180" cy="2399030"/>
            <wp:effectExtent l="485775" t="28575" r="487045" b="29845"/>
            <wp:wrapNone/>
            <wp:docPr id="944427430" name="Grafik 3" descr="Abstrakte Netzwerkverbindung vor weißem Hintergr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84377" name="Grafik 3" descr="Abstrakte Netzwerkverbindung vor weißem Hintergrun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347340">
                      <a:off x="0" y="0"/>
                      <a:ext cx="3599180" cy="2399030"/>
                    </a:xfrm>
                    <a:prstGeom prst="rect">
                      <a:avLst/>
                    </a:prstGeom>
                    <a:effectLst>
                      <a:softEdge rad="635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560B">
        <w:rPr>
          <w:noProof/>
        </w:rPr>
        <w:drawing>
          <wp:anchor distT="0" distB="0" distL="114300" distR="114300" simplePos="0" relativeHeight="251658240" behindDoc="1" locked="0" layoutInCell="1" allowOverlap="1" wp14:anchorId="35A32497" wp14:editId="4EBF8687">
            <wp:simplePos x="0" y="0"/>
            <wp:positionH relativeFrom="column">
              <wp:posOffset>-3524885</wp:posOffset>
            </wp:positionH>
            <wp:positionV relativeFrom="paragraph">
              <wp:posOffset>-5612765</wp:posOffset>
            </wp:positionV>
            <wp:extent cx="5012690" cy="3341370"/>
            <wp:effectExtent l="759460" t="173990" r="756920" b="166370"/>
            <wp:wrapNone/>
            <wp:docPr id="1774984377" name="Grafik 3" descr="Abstrakte Netzwerkverbindung vor weißem Hintergr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84377" name="Grafik 3" descr="Abstrakte Netzwerkverbindung vor weißem Hintergrun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7354881">
                      <a:off x="0" y="0"/>
                      <a:ext cx="5012690" cy="3341370"/>
                    </a:xfrm>
                    <a:prstGeom prst="rect">
                      <a:avLst/>
                    </a:prstGeom>
                    <a:effectLst>
                      <a:softEdge rad="635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560B">
        <w:rPr>
          <w:noProof/>
        </w:rPr>
        <w:drawing>
          <wp:anchor distT="0" distB="0" distL="114300" distR="114300" simplePos="0" relativeHeight="251658242" behindDoc="1" locked="0" layoutInCell="1" allowOverlap="1" wp14:anchorId="149DEEFA" wp14:editId="09E5B8CD">
            <wp:simplePos x="0" y="0"/>
            <wp:positionH relativeFrom="column">
              <wp:posOffset>2857500</wp:posOffset>
            </wp:positionH>
            <wp:positionV relativeFrom="paragraph">
              <wp:posOffset>-5678170</wp:posOffset>
            </wp:positionV>
            <wp:extent cx="5012690" cy="3341370"/>
            <wp:effectExtent l="378460" t="116840" r="394970" b="128270"/>
            <wp:wrapNone/>
            <wp:docPr id="1747042083" name="Grafik 3" descr="Abstrakte Netzwerkverbindung vor weißem Hintergr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84377" name="Grafik 3" descr="Abstrakte Netzwerkverbindung vor weißem Hintergrun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083275">
                      <a:off x="0" y="0"/>
                      <a:ext cx="5012690" cy="3341370"/>
                    </a:xfrm>
                    <a:prstGeom prst="rect">
                      <a:avLst/>
                    </a:prstGeom>
                    <a:effectLst>
                      <a:softEdge rad="635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560B">
        <w:t>Thema:</w:t>
      </w:r>
      <w:r w:rsidR="001C298C">
        <w:t xml:space="preserve"> üK223</w:t>
      </w:r>
    </w:p>
    <w:p w14:paraId="102C172B" w14:textId="77777777" w:rsidR="00E4560B" w:rsidRDefault="00E4560B" w:rsidP="00E4560B">
      <w:pPr>
        <w:pStyle w:val="UntertitelnichtIndexiert"/>
      </w:pPr>
      <w:r>
        <w:t>Dokumentinformationen</w:t>
      </w:r>
    </w:p>
    <w:p w14:paraId="330C1CA0" w14:textId="11126E7B" w:rsidR="001C298C" w:rsidRDefault="00E4560B" w:rsidP="00E4560B">
      <w:pPr>
        <w:pStyle w:val="NoSpacing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Dateiname:</w:t>
      </w:r>
      <w:r w:rsidR="00283DD8">
        <w:rPr>
          <w:sz w:val="20"/>
          <w:szCs w:val="20"/>
        </w:rPr>
        <w:t xml:space="preserve"> Dokumentation-uk223-Gruppe4</w:t>
      </w:r>
    </w:p>
    <w:p w14:paraId="324FA2EB" w14:textId="0B251012" w:rsidR="00E4560B" w:rsidRDefault="00E4560B" w:rsidP="00E4560B">
      <w:pPr>
        <w:pStyle w:val="NoSpacing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Speicherdatum:</w:t>
      </w:r>
    </w:p>
    <w:p w14:paraId="3429D7CE" w14:textId="77777777" w:rsidR="00E4560B" w:rsidRPr="004E53FA" w:rsidRDefault="00E4560B" w:rsidP="00E4560B">
      <w:pPr>
        <w:pStyle w:val="UntertitelnichtIndexiert"/>
      </w:pPr>
      <w:r w:rsidRPr="004E53FA">
        <w:t>Autoreninformationen</w:t>
      </w:r>
    </w:p>
    <w:p w14:paraId="4448C9C9" w14:textId="5C7B9D33" w:rsidR="00E4560B" w:rsidRPr="004E53FA" w:rsidRDefault="00E4560B" w:rsidP="00E4560B">
      <w:pPr>
        <w:pStyle w:val="NoSpacing"/>
        <w:tabs>
          <w:tab w:val="left" w:pos="1701"/>
        </w:tabs>
        <w:ind w:left="0" w:firstLine="0"/>
        <w:rPr>
          <w:sz w:val="20"/>
          <w:szCs w:val="20"/>
        </w:rPr>
      </w:pPr>
      <w:r w:rsidRPr="004E53FA">
        <w:rPr>
          <w:sz w:val="20"/>
          <w:szCs w:val="20"/>
        </w:rPr>
        <w:t>Autor:</w:t>
      </w:r>
      <w:r w:rsidR="00FD501E" w:rsidRPr="004E53FA">
        <w:rPr>
          <w:sz w:val="20"/>
          <w:szCs w:val="20"/>
        </w:rPr>
        <w:tab/>
      </w:r>
      <w:sdt>
        <w:sdtPr>
          <w:rPr>
            <w:sz w:val="20"/>
            <w:szCs w:val="20"/>
          </w:rPr>
          <w:alias w:val="Autor"/>
          <w:tag w:val=""/>
          <w:id w:val="2028292643"/>
          <w:placeholder>
            <w:docPart w:val="8D8FAEFA3DA8374B9CDE591B3A6B17E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Pr="004E53FA">
            <w:rPr>
              <w:sz w:val="20"/>
              <w:szCs w:val="20"/>
            </w:rPr>
            <w:t>Sas Sophia</w:t>
          </w:r>
        </w:sdtContent>
      </w:sdt>
      <w:r w:rsidR="00A44945" w:rsidRPr="004E53FA">
        <w:rPr>
          <w:sz w:val="20"/>
          <w:szCs w:val="20"/>
        </w:rPr>
        <w:t>, Kaminski Vitus, Pereira Felipe</w:t>
      </w:r>
    </w:p>
    <w:p w14:paraId="71362B36" w14:textId="77777777" w:rsidR="00E4560B" w:rsidRPr="004E53FA" w:rsidRDefault="00E4560B" w:rsidP="00E4560B">
      <w:pPr>
        <w:spacing w:after="200" w:line="276" w:lineRule="auto"/>
      </w:pPr>
    </w:p>
    <w:p w14:paraId="4624AD3B" w14:textId="77777777" w:rsidR="00E4560B" w:rsidRPr="004E53FA" w:rsidRDefault="00E4560B" w:rsidP="00E4560B">
      <w:pPr>
        <w:spacing w:after="200" w:line="276" w:lineRule="auto"/>
        <w:sectPr w:rsidR="00E4560B" w:rsidRPr="004E53FA" w:rsidSect="00E4560B">
          <w:headerReference w:type="default" r:id="rId11"/>
          <w:footerReference w:type="default" r:id="rId12"/>
          <w:pgSz w:w="11906" w:h="16838" w:code="9"/>
          <w:pgMar w:top="2268" w:right="1134" w:bottom="1134" w:left="1418" w:header="709" w:footer="397" w:gutter="0"/>
          <w:cols w:space="708"/>
          <w:vAlign w:val="bottom"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val="de-CH"/>
          <w14:ligatures w14:val="standardContextual"/>
        </w:rPr>
        <w:id w:val="-987705113"/>
        <w:docPartObj>
          <w:docPartGallery w:val="Table of Contents"/>
          <w:docPartUnique/>
        </w:docPartObj>
      </w:sdtPr>
      <w:sdtEndPr/>
      <w:sdtContent>
        <w:p w14:paraId="3002B960" w14:textId="23EBD781" w:rsidR="006D416A" w:rsidRPr="00AF7E9D" w:rsidRDefault="00EC3345">
          <w:pPr>
            <w:pStyle w:val="TOCHeading"/>
            <w:rPr>
              <w:rStyle w:val="Heading1Char"/>
              <w:lang w:val="en-US"/>
            </w:rPr>
          </w:pPr>
          <w:r w:rsidRPr="45F4B927">
            <w:rPr>
              <w:rStyle w:val="Heading1Char"/>
              <w:lang w:val="en-US"/>
            </w:rPr>
            <w:t>Inhaltsverzeichnis</w:t>
          </w:r>
        </w:p>
        <w:p w14:paraId="19FD4F37" w14:textId="18B9B54C" w:rsidR="005A0D07" w:rsidRDefault="006D416A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H" w:eastAsia="en-GB"/>
            </w:rPr>
          </w:pPr>
          <w:r w:rsidRPr="06A27E81"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 w:rsidRPr="06A27E81">
            <w:rPr>
              <w:b w:val="0"/>
              <w:bCs w:val="0"/>
            </w:rPr>
            <w:fldChar w:fldCharType="separate"/>
          </w:r>
          <w:hyperlink w:anchor="_Toc219445184" w:history="1">
            <w:r w:rsidR="005A0D07" w:rsidRPr="006632C6">
              <w:rPr>
                <w:rStyle w:val="Hyperlink"/>
                <w:noProof/>
                <w:lang w:val="en-US"/>
              </w:rPr>
              <w:t>Änderungsverzeichnis</w:t>
            </w:r>
            <w:r w:rsidR="005A0D07">
              <w:rPr>
                <w:noProof/>
                <w:webHidden/>
              </w:rPr>
              <w:tab/>
            </w:r>
            <w:r w:rsidR="005A0D07">
              <w:rPr>
                <w:noProof/>
                <w:webHidden/>
              </w:rPr>
              <w:fldChar w:fldCharType="begin"/>
            </w:r>
            <w:r w:rsidR="005A0D07">
              <w:rPr>
                <w:noProof/>
                <w:webHidden/>
              </w:rPr>
              <w:instrText xml:space="preserve"> PAGEREF _Toc219445184 \h </w:instrText>
            </w:r>
            <w:r w:rsidR="005A0D07">
              <w:rPr>
                <w:noProof/>
                <w:webHidden/>
              </w:rPr>
            </w:r>
            <w:r w:rsidR="005A0D07">
              <w:rPr>
                <w:noProof/>
                <w:webHidden/>
              </w:rPr>
              <w:fldChar w:fldCharType="separate"/>
            </w:r>
            <w:r w:rsidR="005A0D07">
              <w:rPr>
                <w:noProof/>
                <w:webHidden/>
              </w:rPr>
              <w:t>2</w:t>
            </w:r>
            <w:r w:rsidR="005A0D07">
              <w:rPr>
                <w:noProof/>
                <w:webHidden/>
              </w:rPr>
              <w:fldChar w:fldCharType="end"/>
            </w:r>
          </w:hyperlink>
        </w:p>
        <w:p w14:paraId="25D4C2A7" w14:textId="15C194A2" w:rsidR="005A0D07" w:rsidRDefault="005A0D07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H" w:eastAsia="en-GB"/>
            </w:rPr>
          </w:pPr>
          <w:hyperlink w:anchor="_Toc219445185" w:history="1">
            <w:r w:rsidRPr="006632C6">
              <w:rPr>
                <w:rStyle w:val="Hyperlink"/>
                <w:noProof/>
              </w:rPr>
              <w:t>Domänenmodell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5A0E" w14:textId="60A325A6" w:rsidR="005A0D07" w:rsidRDefault="005A0D07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H" w:eastAsia="en-GB"/>
            </w:rPr>
          </w:pPr>
          <w:hyperlink w:anchor="_Toc219445186" w:history="1">
            <w:r w:rsidRPr="006632C6">
              <w:rPr>
                <w:rStyle w:val="Hyperlink"/>
                <w:noProof/>
              </w:rPr>
              <w:t>Use Case 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7BFAD" w14:textId="03F640A1" w:rsidR="005A0D07" w:rsidRDefault="005A0D07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H" w:eastAsia="en-GB"/>
            </w:rPr>
          </w:pPr>
          <w:hyperlink w:anchor="_Toc219445187" w:history="1">
            <w:r w:rsidRPr="006632C6">
              <w:rPr>
                <w:rStyle w:val="Hyperlink"/>
                <w:noProof/>
              </w:rPr>
              <w:t>ERD-Diagramm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11B99" w14:textId="160A1899" w:rsidR="005A0D07" w:rsidRDefault="005A0D07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H" w:eastAsia="en-GB"/>
            </w:rPr>
          </w:pPr>
          <w:hyperlink w:anchor="_Toc219445188" w:history="1">
            <w:r w:rsidRPr="006632C6">
              <w:rPr>
                <w:rStyle w:val="Hyperlink"/>
                <w:noProof/>
              </w:rPr>
              <w:t>Sequenz-Diagramm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CAEEC" w14:textId="6CE14B38" w:rsidR="005A0D07" w:rsidRDefault="005A0D07">
          <w:pPr>
            <w:pStyle w:val="TOC2"/>
            <w:tabs>
              <w:tab w:val="right" w:leader="dot" w:pos="9016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val="en-CH" w:eastAsia="en-GB"/>
            </w:rPr>
          </w:pPr>
          <w:hyperlink w:anchor="_Toc219445189" w:history="1">
            <w:r w:rsidRPr="006632C6">
              <w:rPr>
                <w:rStyle w:val="Hyperlink"/>
                <w:noProof/>
              </w:rPr>
              <w:t>User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F749F" w14:textId="62F6DB24" w:rsidR="005A0D07" w:rsidRDefault="005A0D07">
          <w:pPr>
            <w:pStyle w:val="TOC2"/>
            <w:tabs>
              <w:tab w:val="right" w:leader="dot" w:pos="9016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val="en-CH" w:eastAsia="en-GB"/>
            </w:rPr>
          </w:pPr>
          <w:hyperlink w:anchor="_Toc219445190" w:history="1">
            <w:r w:rsidRPr="006632C6">
              <w:rPr>
                <w:rStyle w:val="Hyperlink"/>
                <w:noProof/>
              </w:rPr>
              <w:t>Add participant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9A5EC" w14:textId="02AA3253" w:rsidR="005A0D07" w:rsidRDefault="005A0D07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H" w:eastAsia="en-GB"/>
            </w:rPr>
          </w:pPr>
          <w:hyperlink w:anchor="_Toc219445191" w:history="1">
            <w:r w:rsidRPr="006632C6">
              <w:rPr>
                <w:rStyle w:val="Hyperlink"/>
                <w:noProof/>
              </w:rPr>
              <w:t>Testen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EFE04" w14:textId="3D067403" w:rsidR="005A0D07" w:rsidRDefault="005A0D07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H" w:eastAsia="en-GB"/>
            </w:rPr>
          </w:pPr>
          <w:hyperlink w:anchor="_Toc219445192" w:history="1">
            <w:r w:rsidRPr="006632C6">
              <w:rPr>
                <w:rStyle w:val="Hyperlink"/>
                <w:noProof/>
              </w:rPr>
              <w:t>Testing Strategie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3B608" w14:textId="24131457" w:rsidR="005A0D07" w:rsidRDefault="005A0D07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H" w:eastAsia="en-GB"/>
            </w:rPr>
          </w:pPr>
          <w:hyperlink w:anchor="_Toc219445193" w:history="1">
            <w:r w:rsidRPr="006632C6">
              <w:rPr>
                <w:rStyle w:val="Hyperlink"/>
                <w:noProof/>
              </w:rPr>
              <w:t>Use-Case Beschreibungen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4077C" w14:textId="531B398B" w:rsidR="006D416A" w:rsidRDefault="006D416A">
          <w:r w:rsidRPr="06A27E81">
            <w:rPr>
              <w:b/>
              <w:bCs/>
              <w:noProof/>
            </w:rPr>
            <w:fldChar w:fldCharType="end"/>
          </w:r>
        </w:p>
      </w:sdtContent>
    </w:sdt>
    <w:p w14:paraId="0FF87B6F" w14:textId="4B90083C" w:rsidR="00056DF4" w:rsidRDefault="006D416A">
      <w:pPr>
        <w:pStyle w:val="TableofFigures"/>
        <w:tabs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n-CH" w:eastAsia="en-GB"/>
          <w14:ligatures w14:val="standardContextual"/>
        </w:rPr>
      </w:pPr>
      <w:r>
        <w:fldChar w:fldCharType="begin"/>
      </w:r>
      <w:r w:rsidRPr="06A27E81">
        <w:rPr>
          <w:lang w:val="en-US"/>
        </w:rPr>
        <w:instrText xml:space="preserve"> TOC \h \z \c "Table" </w:instrText>
      </w:r>
      <w:r>
        <w:fldChar w:fldCharType="separate"/>
      </w:r>
      <w:hyperlink w:anchor="_Toc219444966" w:history="1">
        <w:r w:rsidR="00056DF4" w:rsidRPr="00E33684">
          <w:rPr>
            <w:rStyle w:val="Hyperlink"/>
            <w:noProof/>
          </w:rPr>
          <w:t>1 Tabelle Versionen</w:t>
        </w:r>
        <w:r w:rsidR="00056DF4">
          <w:rPr>
            <w:noProof/>
            <w:webHidden/>
          </w:rPr>
          <w:tab/>
        </w:r>
        <w:r w:rsidR="00056DF4">
          <w:rPr>
            <w:noProof/>
            <w:webHidden/>
          </w:rPr>
          <w:fldChar w:fldCharType="begin"/>
        </w:r>
        <w:r w:rsidR="00056DF4">
          <w:rPr>
            <w:noProof/>
            <w:webHidden/>
          </w:rPr>
          <w:instrText xml:space="preserve"> PAGEREF _Toc219444966 \h </w:instrText>
        </w:r>
        <w:r w:rsidR="00056DF4">
          <w:rPr>
            <w:noProof/>
            <w:webHidden/>
          </w:rPr>
        </w:r>
        <w:r w:rsidR="00056DF4">
          <w:rPr>
            <w:noProof/>
            <w:webHidden/>
          </w:rPr>
          <w:fldChar w:fldCharType="separate"/>
        </w:r>
        <w:r w:rsidR="00056DF4">
          <w:rPr>
            <w:noProof/>
            <w:webHidden/>
          </w:rPr>
          <w:t>2</w:t>
        </w:r>
        <w:r w:rsidR="00056DF4">
          <w:rPr>
            <w:noProof/>
            <w:webHidden/>
          </w:rPr>
          <w:fldChar w:fldCharType="end"/>
        </w:r>
      </w:hyperlink>
    </w:p>
    <w:p w14:paraId="4AA40420" w14:textId="541BE971" w:rsidR="00056DF4" w:rsidRDefault="00056DF4">
      <w:pPr>
        <w:pStyle w:val="TableofFigures"/>
        <w:tabs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19444967" w:history="1">
        <w:r w:rsidRPr="00E33684">
          <w:rPr>
            <w:rStyle w:val="Hyperlink"/>
            <w:noProof/>
          </w:rPr>
          <w:t>2 Tabelle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3F1F50" w14:textId="609367FA" w:rsidR="00056DF4" w:rsidRDefault="00056DF4">
      <w:pPr>
        <w:pStyle w:val="TableofFigures"/>
        <w:tabs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19444968" w:history="1">
        <w:r w:rsidRPr="00E33684">
          <w:rPr>
            <w:rStyle w:val="Hyperlink"/>
            <w:noProof/>
          </w:rPr>
          <w:t>3 Tabelle 5.4.1 UC1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A0F1D1" w14:textId="7516C86D" w:rsidR="00056DF4" w:rsidRDefault="00056DF4">
      <w:pPr>
        <w:pStyle w:val="TableofFigures"/>
        <w:tabs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19444969" w:history="1">
        <w:r w:rsidRPr="00E33684">
          <w:rPr>
            <w:rStyle w:val="Hyperlink"/>
            <w:noProof/>
          </w:rPr>
          <w:t>4 Tabelle 5.4.2 UC2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69A9C7" w14:textId="4414203A" w:rsidR="00056DF4" w:rsidRDefault="00056DF4">
      <w:pPr>
        <w:pStyle w:val="TableofFigures"/>
        <w:tabs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19444970" w:history="1">
        <w:r w:rsidRPr="00E33684">
          <w:rPr>
            <w:rStyle w:val="Hyperlink"/>
            <w:noProof/>
          </w:rPr>
          <w:t>5 Tabelle 5.4.3 UC3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A322BE" w14:textId="5159BBEE" w:rsidR="00056DF4" w:rsidRDefault="00056DF4">
      <w:pPr>
        <w:pStyle w:val="TableofFigures"/>
        <w:tabs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19444971" w:history="1">
        <w:r w:rsidRPr="00E33684">
          <w:rPr>
            <w:rStyle w:val="Hyperlink"/>
            <w:noProof/>
          </w:rPr>
          <w:t>6 Tabelle 5.4.4 UC4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7898A2" w14:textId="56345BB7" w:rsidR="00056DF4" w:rsidRDefault="00056DF4">
      <w:pPr>
        <w:pStyle w:val="TableofFigures"/>
        <w:tabs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n-CH" w:eastAsia="en-GB"/>
          <w14:ligatures w14:val="standardContextual"/>
        </w:rPr>
      </w:pPr>
      <w:hyperlink w:anchor="_Toc219444972" w:history="1">
        <w:r w:rsidRPr="00E33684">
          <w:rPr>
            <w:rStyle w:val="Hyperlink"/>
            <w:noProof/>
          </w:rPr>
          <w:t>7 Tabelle 5.4.5 UC5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_Toc219444972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6DE628" w14:textId="40844EE0" w:rsidR="00CE1B10" w:rsidRPr="006D416A" w:rsidRDefault="006D416A">
      <w:pPr>
        <w:rPr>
          <w:lang w:val="en-US"/>
        </w:rPr>
      </w:pPr>
      <w:r>
        <w:fldChar w:fldCharType="end"/>
      </w:r>
    </w:p>
    <w:p w14:paraId="738E699E" w14:textId="5C3A6BD4" w:rsidR="00CE1B10" w:rsidRPr="00EC3345" w:rsidRDefault="005641CE" w:rsidP="005641CE">
      <w:pPr>
        <w:pStyle w:val="Heading1"/>
        <w:rPr>
          <w:b/>
          <w:bCs/>
          <w:lang w:val="en-US"/>
        </w:rPr>
      </w:pPr>
      <w:bookmarkStart w:id="4" w:name="_Toc219445184"/>
      <w:r w:rsidRPr="00EC3345">
        <w:rPr>
          <w:b/>
          <w:bCs/>
          <w:lang w:val="en-US"/>
        </w:rPr>
        <w:t>Änderungsverzeichnis</w:t>
      </w:r>
      <w:bookmarkEnd w:id="4"/>
    </w:p>
    <w:p w14:paraId="26E17DFC" w14:textId="59FF85F8" w:rsidR="006D416A" w:rsidRDefault="006D416A" w:rsidP="006D416A">
      <w:pPr>
        <w:pStyle w:val="Caption"/>
        <w:keepNext/>
      </w:pPr>
      <w:r>
        <w:fldChar w:fldCharType="begin"/>
      </w:r>
      <w:r>
        <w:instrText xml:space="preserve"> SEQ Table \* ARABIC </w:instrText>
      </w:r>
      <w:r>
        <w:fldChar w:fldCharType="separate"/>
      </w:r>
      <w:bookmarkStart w:id="5" w:name="_Toc219444966"/>
      <w:r w:rsidR="003B7BAD">
        <w:rPr>
          <w:noProof/>
        </w:rPr>
        <w:t>1</w:t>
      </w:r>
      <w:r>
        <w:fldChar w:fldCharType="end"/>
      </w:r>
      <w:r>
        <w:t xml:space="preserve"> Tabelle</w:t>
      </w:r>
      <w:r>
        <w:rPr>
          <w:noProof/>
        </w:rPr>
        <w:t xml:space="preserve"> Versionen</w:t>
      </w:r>
      <w:bookmarkEnd w:id="5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71"/>
        <w:gridCol w:w="1652"/>
        <w:gridCol w:w="1360"/>
        <w:gridCol w:w="4525"/>
      </w:tblGrid>
      <w:tr w:rsidR="00E4560B" w:rsidRPr="005F4495" w14:paraId="47A87F16" w14:textId="77777777" w:rsidTr="00E04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664148" w14:textId="77777777" w:rsidR="00E4560B" w:rsidRPr="005F4495" w:rsidRDefault="00E4560B">
            <w:pPr>
              <w:pStyle w:val="Tabelleninhalt"/>
              <w:rPr>
                <w:b/>
              </w:rPr>
            </w:pPr>
            <w:r w:rsidRPr="005F4495">
              <w:rPr>
                <w:b/>
              </w:rPr>
              <w:t>Version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E34951" w14:textId="77777777" w:rsidR="00E4560B" w:rsidRPr="005F4495" w:rsidRDefault="00E4560B">
            <w:pPr>
              <w:pStyle w:val="Tabelleninhalt"/>
              <w:rPr>
                <w:b/>
              </w:rPr>
            </w:pPr>
            <w:r w:rsidRPr="005F4495">
              <w:rPr>
                <w:b/>
              </w:rPr>
              <w:t>Datum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8059F5" w14:textId="77777777" w:rsidR="00E4560B" w:rsidRPr="005F4495" w:rsidRDefault="00E4560B">
            <w:pPr>
              <w:pStyle w:val="Tabelleninhalt"/>
              <w:rPr>
                <w:b/>
              </w:rPr>
            </w:pPr>
            <w:r w:rsidRPr="005F4495">
              <w:rPr>
                <w:b/>
              </w:rPr>
              <w:t>Autor</w:t>
            </w:r>
          </w:p>
        </w:tc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07C1F3" w14:textId="77777777" w:rsidR="00E4560B" w:rsidRPr="005F4495" w:rsidRDefault="00E4560B">
            <w:pPr>
              <w:pStyle w:val="Tabelleninhalt"/>
              <w:rPr>
                <w:b/>
              </w:rPr>
            </w:pPr>
            <w:r w:rsidRPr="005F4495">
              <w:rPr>
                <w:b/>
              </w:rPr>
              <w:t>Details</w:t>
            </w:r>
          </w:p>
        </w:tc>
      </w:tr>
      <w:tr w:rsidR="00E4560B" w14:paraId="1BBC705B" w14:textId="77777777" w:rsidTr="00E046D7">
        <w:trPr>
          <w:trHeight w:val="20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2059D8" w14:textId="77777777" w:rsidR="00E4560B" w:rsidRDefault="00E4560B">
            <w:pPr>
              <w:pStyle w:val="Tabelleninhalt"/>
            </w:pPr>
            <w:r>
              <w:t>1.0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2367B2" w14:textId="53FE7B22" w:rsidR="00E4560B" w:rsidRDefault="00F23213">
            <w:pPr>
              <w:pStyle w:val="Tabelleninhalt"/>
            </w:pPr>
            <w:r>
              <w:t>14.</w:t>
            </w:r>
            <w:r w:rsidR="487D3F01">
              <w:t>0</w:t>
            </w:r>
            <w:r w:rsidR="42954D65">
              <w:t>1</w:t>
            </w:r>
            <w:r>
              <w:t>.2026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4DE24A" w14:textId="207347BD" w:rsidR="00E4560B" w:rsidRDefault="00F23213">
            <w:pPr>
              <w:pStyle w:val="Tabelleninhalt"/>
            </w:pPr>
            <w:r>
              <w:t>Sophia Sas</w:t>
            </w:r>
          </w:p>
        </w:tc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EF2DCA" w14:textId="0DA88783" w:rsidR="00E4560B" w:rsidRDefault="00E4560B">
            <w:pPr>
              <w:pStyle w:val="Tabelleninhalt"/>
            </w:pPr>
            <w:r>
              <w:t>Dokument erstellt</w:t>
            </w:r>
            <w:r w:rsidR="003516F0">
              <w:t xml:space="preserve"> und </w:t>
            </w:r>
            <w:r w:rsidR="0052280E">
              <w:t>Domänen-Modell hinzugefügt</w:t>
            </w:r>
          </w:p>
        </w:tc>
      </w:tr>
      <w:tr w:rsidR="5C9CA5B7" w14:paraId="239EDB44" w14:textId="77777777" w:rsidTr="00E046D7">
        <w:trPr>
          <w:trHeight w:val="20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8C51DE" w14:textId="02F21C07" w:rsidR="5C9CA5B7" w:rsidRDefault="0904A4D7" w:rsidP="5C9CA5B7">
            <w:pPr>
              <w:pStyle w:val="Tabelleninhalt"/>
            </w:pPr>
            <w:r>
              <w:t>1.1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C4CC87" w14:textId="228141DE" w:rsidR="5C9CA5B7" w:rsidRDefault="0904A4D7" w:rsidP="5C9CA5B7">
            <w:pPr>
              <w:pStyle w:val="Tabelleninhalt"/>
            </w:pPr>
            <w:r>
              <w:t>15.01</w:t>
            </w:r>
            <w:r w:rsidR="05EDFF73">
              <w:t>.2026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9B4B87" w14:textId="3FA94F12" w:rsidR="5C9CA5B7" w:rsidRDefault="05EDFF73" w:rsidP="5C9CA5B7">
            <w:pPr>
              <w:pStyle w:val="Tabelleninhalt"/>
            </w:pPr>
            <w:r>
              <w:t>Felípe Pereira</w:t>
            </w:r>
          </w:p>
        </w:tc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9A02F8" w14:textId="2D2F68DD" w:rsidR="5C9CA5B7" w:rsidRDefault="05EDFF73" w:rsidP="5C9CA5B7">
            <w:pPr>
              <w:pStyle w:val="Tabelleninhalt"/>
            </w:pPr>
            <w:r>
              <w:t>Use Case Diagramm hinzugefügt</w:t>
            </w:r>
          </w:p>
        </w:tc>
      </w:tr>
      <w:tr w:rsidR="5C9CA5B7" w14:paraId="31FFEE9D" w14:textId="77777777" w:rsidTr="00E046D7">
        <w:trPr>
          <w:trHeight w:val="20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3941F5" w14:textId="63CA4C90" w:rsidR="5C9CA5B7" w:rsidRDefault="00E721F8" w:rsidP="5C9CA5B7">
            <w:pPr>
              <w:pStyle w:val="Tabelleninhalt"/>
            </w:pPr>
            <w:r>
              <w:t>1.2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083B90" w14:textId="1D0F7EEC" w:rsidR="5C9CA5B7" w:rsidRDefault="00E721F8" w:rsidP="5C9CA5B7">
            <w:pPr>
              <w:pStyle w:val="Tabelleninhalt"/>
            </w:pPr>
            <w:r>
              <w:t>15.01.2026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362004" w14:textId="78C90224" w:rsidR="5C9CA5B7" w:rsidRDefault="00E721F8" w:rsidP="5C9CA5B7">
            <w:pPr>
              <w:pStyle w:val="Tabelleninhalt"/>
            </w:pPr>
            <w:r>
              <w:t xml:space="preserve">Sophia Sas </w:t>
            </w:r>
          </w:p>
        </w:tc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0F4A08" w14:textId="4CBD3F82" w:rsidR="5C9CA5B7" w:rsidRDefault="00E721F8" w:rsidP="5C9CA5B7">
            <w:pPr>
              <w:pStyle w:val="Tabelleninhalt"/>
            </w:pPr>
            <w:r>
              <w:t>Use-Case Beschreibungen hinzugefügt</w:t>
            </w:r>
          </w:p>
        </w:tc>
      </w:tr>
      <w:tr w:rsidR="5C9CA5B7" w14:paraId="022D3F2E" w14:textId="77777777" w:rsidTr="00E046D7">
        <w:trPr>
          <w:trHeight w:val="20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C471B" w14:textId="058BE382" w:rsidR="5C9CA5B7" w:rsidRDefault="006C7968" w:rsidP="5C9CA5B7">
            <w:pPr>
              <w:pStyle w:val="Tabelleninhalt"/>
            </w:pPr>
            <w:r>
              <w:t>1.3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0AB787" w14:textId="1C32D80E" w:rsidR="5C9CA5B7" w:rsidRDefault="006C7968" w:rsidP="5C9CA5B7">
            <w:pPr>
              <w:pStyle w:val="Tabelleninhalt"/>
            </w:pPr>
            <w:r>
              <w:t>15.01.2026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287861" w14:textId="60F01609" w:rsidR="5C9CA5B7" w:rsidRDefault="006C7968" w:rsidP="5C9CA5B7">
            <w:pPr>
              <w:pStyle w:val="Tabelleninhalt"/>
            </w:pPr>
            <w:r>
              <w:t>Sophia Sas</w:t>
            </w:r>
          </w:p>
        </w:tc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238BCD" w14:textId="0CECD973" w:rsidR="5C9CA5B7" w:rsidRDefault="006C7968" w:rsidP="5C9CA5B7">
            <w:pPr>
              <w:pStyle w:val="Tabelleninhalt"/>
            </w:pPr>
            <w:r>
              <w:t>Korrekturen</w:t>
            </w:r>
          </w:p>
        </w:tc>
      </w:tr>
      <w:tr w:rsidR="5C9CA5B7" w14:paraId="4A654826" w14:textId="77777777" w:rsidTr="00E046D7">
        <w:trPr>
          <w:trHeight w:val="20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1EECDE" w14:textId="05AD4180" w:rsidR="5C9CA5B7" w:rsidRDefault="00877372" w:rsidP="5C9CA5B7">
            <w:pPr>
              <w:pStyle w:val="Tabelleninhalt"/>
            </w:pPr>
            <w:r>
              <w:t>1.4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A04221" w14:textId="6DFB2866" w:rsidR="5C9CA5B7" w:rsidRDefault="00D127C9" w:rsidP="5C9CA5B7">
            <w:pPr>
              <w:pStyle w:val="Tabelleninhalt"/>
            </w:pPr>
            <w:r>
              <w:t>15.01.2026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824523" w14:textId="0E29D43F" w:rsidR="5C9CA5B7" w:rsidRDefault="00D127C9" w:rsidP="5C9CA5B7">
            <w:pPr>
              <w:pStyle w:val="Tabelleninhalt"/>
            </w:pPr>
            <w:r>
              <w:t>Felipe</w:t>
            </w:r>
            <w:r w:rsidR="008C1DC8">
              <w:t xml:space="preserve"> Pereira</w:t>
            </w:r>
          </w:p>
        </w:tc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3D1C4F" w14:textId="329989D6" w:rsidR="5C9CA5B7" w:rsidRDefault="008C1DC8" w:rsidP="5C9CA5B7">
            <w:pPr>
              <w:pStyle w:val="Tabelleninhalt"/>
            </w:pPr>
            <w:r>
              <w:t>ERD Diagramm hinzugefügt</w:t>
            </w:r>
          </w:p>
        </w:tc>
      </w:tr>
      <w:tr w:rsidR="00E046D7" w14:paraId="516D42E5" w14:textId="77777777" w:rsidTr="00E046D7">
        <w:trPr>
          <w:trHeight w:val="20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713AE6" w14:textId="6E39F196" w:rsidR="00E046D7" w:rsidRDefault="424D67B6" w:rsidP="5C9CA5B7">
            <w:pPr>
              <w:pStyle w:val="Tabelleninhalt"/>
            </w:pPr>
            <w:r>
              <w:t>1.5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ED9213" w14:textId="45866118" w:rsidR="00E046D7" w:rsidRDefault="424D67B6" w:rsidP="5C9CA5B7">
            <w:pPr>
              <w:pStyle w:val="Tabelleninhalt"/>
            </w:pPr>
            <w:r>
              <w:t>15.01.2026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09BACA" w14:textId="20678D7C" w:rsidR="00E046D7" w:rsidRDefault="424D67B6" w:rsidP="5C9CA5B7">
            <w:pPr>
              <w:pStyle w:val="Tabelleninhalt"/>
            </w:pPr>
            <w:r>
              <w:t>Felípe Pereira</w:t>
            </w:r>
          </w:p>
        </w:tc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4FDA0F" w14:textId="16BE1100" w:rsidR="001C5DEC" w:rsidRDefault="18107C57" w:rsidP="6A03A6EF">
            <w:r>
              <w:t>Testing Stra</w:t>
            </w:r>
            <w:r w:rsidR="257ACB14">
              <w:t>tegien definieren</w:t>
            </w:r>
          </w:p>
        </w:tc>
      </w:tr>
      <w:tr w:rsidR="00517DA2" w14:paraId="776B7325" w14:textId="77777777" w:rsidTr="00E046D7">
        <w:trPr>
          <w:trHeight w:val="20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91DB5A" w14:textId="7D2F52B6" w:rsidR="00517DA2" w:rsidRDefault="00870660" w:rsidP="5C9CA5B7">
            <w:pPr>
              <w:pStyle w:val="Tabelleninhalt"/>
            </w:pPr>
            <w:r>
              <w:t>1.6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98D533" w14:textId="33D06B3C" w:rsidR="00517DA2" w:rsidRDefault="00870660" w:rsidP="5C9CA5B7">
            <w:pPr>
              <w:pStyle w:val="Tabelleninhalt"/>
            </w:pPr>
            <w:r>
              <w:t>16.01.2026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37E6A2" w14:textId="41E29BC7" w:rsidR="00517DA2" w:rsidRDefault="00870660" w:rsidP="5C9CA5B7">
            <w:pPr>
              <w:pStyle w:val="Tabelleninhalt"/>
            </w:pPr>
            <w:r>
              <w:t>Sophia Sas</w:t>
            </w:r>
          </w:p>
        </w:tc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97BE47" w14:textId="64A1B1F7" w:rsidR="00517DA2" w:rsidRDefault="00812091" w:rsidP="5C9CA5B7">
            <w:pPr>
              <w:pStyle w:val="Tabelleninhalt"/>
            </w:pPr>
            <w:r>
              <w:t>Korrekturen</w:t>
            </w:r>
          </w:p>
        </w:tc>
      </w:tr>
      <w:tr w:rsidR="00517DA2" w14:paraId="78D3B3E6" w14:textId="77777777" w:rsidTr="00E046D7">
        <w:trPr>
          <w:trHeight w:val="20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896532" w14:textId="77777777" w:rsidR="00517DA2" w:rsidRDefault="00517DA2" w:rsidP="5C9CA5B7">
            <w:pPr>
              <w:pStyle w:val="Tabelleninhalt"/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FC160A" w14:textId="77777777" w:rsidR="00517DA2" w:rsidRDefault="00517DA2" w:rsidP="5C9CA5B7">
            <w:pPr>
              <w:pStyle w:val="Tabelleninhalt"/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E66688" w14:textId="77777777" w:rsidR="00517DA2" w:rsidRDefault="00517DA2" w:rsidP="5C9CA5B7">
            <w:pPr>
              <w:pStyle w:val="Tabelleninhalt"/>
            </w:pPr>
          </w:p>
        </w:tc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F854A2" w14:textId="77777777" w:rsidR="00517DA2" w:rsidRDefault="00517DA2" w:rsidP="5C9CA5B7">
            <w:pPr>
              <w:pStyle w:val="Tabelleninhalt"/>
            </w:pPr>
          </w:p>
        </w:tc>
      </w:tr>
      <w:tr w:rsidR="00517DA2" w14:paraId="0E0968B1" w14:textId="77777777" w:rsidTr="00E046D7">
        <w:trPr>
          <w:trHeight w:val="20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3530F8" w14:textId="77777777" w:rsidR="00517DA2" w:rsidRDefault="00517DA2" w:rsidP="5C9CA5B7">
            <w:pPr>
              <w:pStyle w:val="Tabelleninhalt"/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A47475" w14:textId="77777777" w:rsidR="00517DA2" w:rsidRDefault="00517DA2" w:rsidP="5C9CA5B7">
            <w:pPr>
              <w:pStyle w:val="Tabelleninhalt"/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148898" w14:textId="77777777" w:rsidR="00517DA2" w:rsidRDefault="00517DA2" w:rsidP="5C9CA5B7">
            <w:pPr>
              <w:pStyle w:val="Tabelleninhalt"/>
            </w:pPr>
          </w:p>
        </w:tc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C8EBC3" w14:textId="77777777" w:rsidR="00517DA2" w:rsidRDefault="00517DA2" w:rsidP="5C9CA5B7">
            <w:pPr>
              <w:pStyle w:val="Tabelleninhalt"/>
            </w:pPr>
          </w:p>
        </w:tc>
      </w:tr>
    </w:tbl>
    <w:p w14:paraId="1A6B3E07" w14:textId="033AE8FB" w:rsidR="00D2054A" w:rsidRDefault="00D2054A" w:rsidP="00D2054A">
      <w:pPr>
        <w:pStyle w:val="Heading1"/>
      </w:pPr>
      <w:bookmarkStart w:id="6" w:name="_Toc219367602"/>
      <w:bookmarkStart w:id="7" w:name="_Toc219367670"/>
      <w:bookmarkStart w:id="8" w:name="_Toc219367729"/>
      <w:bookmarkStart w:id="9" w:name="_Toc219445185"/>
      <w:r>
        <w:lastRenderedPageBreak/>
        <w:t>Domänenmodell</w:t>
      </w:r>
      <w:bookmarkEnd w:id="6"/>
      <w:bookmarkEnd w:id="7"/>
      <w:bookmarkEnd w:id="8"/>
      <w:bookmarkEnd w:id="9"/>
    </w:p>
    <w:p w14:paraId="45D4E188" w14:textId="4099D07A" w:rsidR="00380F93" w:rsidRDefault="00D2054A" w:rsidP="00380F93">
      <w:pPr>
        <w:rPr>
          <w:noProof/>
        </w:rPr>
      </w:pPr>
      <w:r>
        <w:rPr>
          <w:noProof/>
        </w:rPr>
        <w:drawing>
          <wp:inline distT="0" distB="0" distL="0" distR="0" wp14:anchorId="7F11A76F" wp14:editId="63513DB7">
            <wp:extent cx="5731510" cy="3235960"/>
            <wp:effectExtent l="0" t="0" r="0" b="2540"/>
            <wp:docPr id="793020797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20797" name="Picture 1" descr="A diagram of a function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04ED" w14:textId="0831240E" w:rsidR="13A3DDCE" w:rsidRDefault="1DBD5CAD" w:rsidP="5C9CA5B7">
      <w:pPr>
        <w:pStyle w:val="Heading1"/>
      </w:pPr>
      <w:bookmarkStart w:id="10" w:name="_Toc219367603"/>
      <w:bookmarkStart w:id="11" w:name="_Toc219367671"/>
      <w:bookmarkStart w:id="12" w:name="_Toc219367730"/>
      <w:bookmarkStart w:id="13" w:name="_Toc219445186"/>
      <w:r>
        <w:t>Use Case Diagramm</w:t>
      </w:r>
      <w:bookmarkEnd w:id="10"/>
      <w:bookmarkEnd w:id="11"/>
      <w:bookmarkEnd w:id="12"/>
      <w:bookmarkEnd w:id="13"/>
    </w:p>
    <w:p w14:paraId="347BA087" w14:textId="58D7D85E" w:rsidR="7BF43509" w:rsidRDefault="7C61C0CA" w:rsidP="11B6AFD3">
      <w:r>
        <w:rPr>
          <w:noProof/>
        </w:rPr>
        <w:drawing>
          <wp:inline distT="0" distB="0" distL="0" distR="0" wp14:anchorId="5A5E7A7F" wp14:editId="767EB1E6">
            <wp:extent cx="5724525" cy="4286250"/>
            <wp:effectExtent l="0" t="0" r="0" b="0"/>
            <wp:docPr id="7254265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26548" name="Picture 7254265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BE67" w14:textId="51299E40" w:rsidR="5C9CA5B7" w:rsidRDefault="7C61C0CA" w:rsidP="5C9CA5B7">
      <w:pPr>
        <w:pStyle w:val="Heading1"/>
      </w:pPr>
      <w:bookmarkStart w:id="14" w:name="_Toc219445187"/>
      <w:r>
        <w:lastRenderedPageBreak/>
        <w:t>ERD-Diagramm</w:t>
      </w:r>
      <w:bookmarkEnd w:id="14"/>
    </w:p>
    <w:p w14:paraId="39E420C6" w14:textId="0B8EFC89" w:rsidR="13981037" w:rsidRDefault="13981037" w:rsidP="36B5C33C">
      <w:r>
        <w:rPr>
          <w:noProof/>
        </w:rPr>
        <w:drawing>
          <wp:inline distT="0" distB="0" distL="0" distR="0" wp14:anchorId="4A8C3B6B" wp14:editId="299B8752">
            <wp:extent cx="5428527" cy="3486541"/>
            <wp:effectExtent l="0" t="0" r="0" b="6350"/>
            <wp:docPr id="12723524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52415" name="Picture 12723524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642" cy="349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29AF" w14:textId="77777777" w:rsidR="00782768" w:rsidRDefault="00782768" w:rsidP="00782768">
      <w:pPr>
        <w:pStyle w:val="Heading1"/>
      </w:pPr>
      <w:bookmarkStart w:id="15" w:name="_Toc219445188"/>
      <w:bookmarkStart w:id="16" w:name="_Toc219367604"/>
      <w:bookmarkStart w:id="17" w:name="_Toc219367672"/>
      <w:bookmarkStart w:id="18" w:name="_Toc219367731"/>
      <w:r>
        <w:t>Sequenz-Diagramm</w:t>
      </w:r>
      <w:bookmarkEnd w:id="15"/>
    </w:p>
    <w:p w14:paraId="1DC00022" w14:textId="77777777" w:rsidR="00782768" w:rsidRPr="00000AFD" w:rsidRDefault="00782768" w:rsidP="00782768">
      <w:pPr>
        <w:pStyle w:val="Heading2"/>
      </w:pPr>
      <w:bookmarkStart w:id="19" w:name="_Toc219445189"/>
      <w:r>
        <w:t>User Register</w:t>
      </w:r>
      <w:bookmarkEnd w:id="19"/>
    </w:p>
    <w:p w14:paraId="69D1DEDB" w14:textId="77777777" w:rsidR="00782768" w:rsidRDefault="00782768" w:rsidP="00782768">
      <w:pPr>
        <w:rPr>
          <w:noProof/>
        </w:rPr>
      </w:pPr>
      <w:r w:rsidRPr="007073E6">
        <w:rPr>
          <w:noProof/>
        </w:rPr>
        <w:drawing>
          <wp:inline distT="0" distB="0" distL="0" distR="0" wp14:anchorId="45B3B280" wp14:editId="717C156B">
            <wp:extent cx="4475090" cy="3982453"/>
            <wp:effectExtent l="0" t="0" r="0" b="5715"/>
            <wp:docPr id="581767607" name="Grafik 1" descr="Ein Bild, das Text, Diagramm, Reihe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67607" name="Grafik 1" descr="Ein Bild, das Text, Diagramm, Reihe, parallel enthält.&#10;&#10;KI-generierte Inhalte können fehlerhaft sein."/>
                    <pic:cNvPicPr/>
                  </pic:nvPicPr>
                  <pic:blipFill rotWithShape="1">
                    <a:blip r:embed="rId16"/>
                    <a:srcRect b="7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140" cy="4059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067A0" w14:textId="5E00A5A5" w:rsidR="00782768" w:rsidRDefault="00782768" w:rsidP="005A0D07">
      <w:pPr>
        <w:rPr>
          <w:noProof/>
        </w:rPr>
      </w:pPr>
      <w:bookmarkStart w:id="20" w:name="_Toc219445190"/>
      <w:r w:rsidRPr="005A0D07">
        <w:rPr>
          <w:rStyle w:val="Heading2Char"/>
        </w:rPr>
        <w:lastRenderedPageBreak/>
        <w:t>Add participant</w:t>
      </w:r>
      <w:bookmarkEnd w:id="20"/>
      <w:r w:rsidRPr="009977D4">
        <w:rPr>
          <w:noProof/>
        </w:rPr>
        <w:drawing>
          <wp:inline distT="0" distB="0" distL="0" distR="0" wp14:anchorId="6AA6D72E" wp14:editId="3725D167">
            <wp:extent cx="4667112" cy="4211053"/>
            <wp:effectExtent l="0" t="0" r="0" b="5715"/>
            <wp:docPr id="1504726331" name="Grafik 1" descr="Ein Bild, das Text, Diagramm, parallel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26331" name="Grafik 1" descr="Ein Bild, das Text, Diagramm, parallel, Reihe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1147" cy="423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4C68" w14:textId="2ABF1FB4" w:rsidR="00AE6018" w:rsidRDefault="00AE6018">
      <w:r>
        <w:br w:type="page"/>
      </w:r>
    </w:p>
    <w:p w14:paraId="019B2975" w14:textId="066A8301" w:rsidR="000E2F79" w:rsidRDefault="00380F93" w:rsidP="00C2506C">
      <w:pPr>
        <w:pStyle w:val="Heading1"/>
      </w:pPr>
      <w:bookmarkStart w:id="21" w:name="_Toc219445191"/>
      <w:r>
        <w:lastRenderedPageBreak/>
        <w:t>Testen</w:t>
      </w:r>
      <w:bookmarkEnd w:id="16"/>
      <w:bookmarkEnd w:id="17"/>
      <w:bookmarkEnd w:id="18"/>
      <w:bookmarkEnd w:id="21"/>
    </w:p>
    <w:p w14:paraId="0DA72D7F" w14:textId="179F2557" w:rsidR="002C66D0" w:rsidRDefault="002C66D0" w:rsidP="002C66D0">
      <w:pPr>
        <w:pStyle w:val="Caption"/>
        <w:keepNext/>
      </w:pPr>
      <w:r>
        <w:fldChar w:fldCharType="begin"/>
      </w:r>
      <w:r>
        <w:instrText xml:space="preserve"> SEQ Table \* ARABIC </w:instrText>
      </w:r>
      <w:r>
        <w:fldChar w:fldCharType="separate"/>
      </w:r>
      <w:bookmarkStart w:id="22" w:name="_Toc219444967"/>
      <w:r w:rsidR="003B7BAD">
        <w:rPr>
          <w:noProof/>
        </w:rPr>
        <w:t>2</w:t>
      </w:r>
      <w:r>
        <w:fldChar w:fldCharType="end"/>
      </w:r>
      <w:r>
        <w:t xml:space="preserve"> Tabelle Testing</w:t>
      </w:r>
      <w:bookmarkEnd w:id="22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352C6" w14:paraId="2723A9A1" w14:textId="77777777" w:rsidTr="00535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1E6BB924" w14:textId="6F77C082" w:rsidR="005352C6" w:rsidRDefault="005352C6" w:rsidP="000E2F79">
            <w:r>
              <w:t>Nr.</w:t>
            </w:r>
          </w:p>
        </w:tc>
        <w:tc>
          <w:tcPr>
            <w:tcW w:w="2254" w:type="dxa"/>
          </w:tcPr>
          <w:p w14:paraId="25AA69A8" w14:textId="79FAB39D" w:rsidR="005352C6" w:rsidRDefault="005352C6" w:rsidP="000E2F79">
            <w:r>
              <w:t>Usecase</w:t>
            </w:r>
          </w:p>
        </w:tc>
        <w:tc>
          <w:tcPr>
            <w:tcW w:w="2254" w:type="dxa"/>
          </w:tcPr>
          <w:p w14:paraId="15A40D44" w14:textId="242F6C9F" w:rsidR="005352C6" w:rsidRDefault="005352C6" w:rsidP="000E2F79">
            <w:r>
              <w:t>Metode</w:t>
            </w:r>
          </w:p>
        </w:tc>
        <w:tc>
          <w:tcPr>
            <w:tcW w:w="2254" w:type="dxa"/>
          </w:tcPr>
          <w:p w14:paraId="519DA083" w14:textId="65331B04" w:rsidR="005352C6" w:rsidRDefault="005352C6" w:rsidP="000E2F79">
            <w:r>
              <w:t>Result</w:t>
            </w:r>
          </w:p>
        </w:tc>
      </w:tr>
      <w:tr w:rsidR="005352C6" w14:paraId="51A98BF1" w14:textId="77777777" w:rsidTr="005352C6">
        <w:tc>
          <w:tcPr>
            <w:tcW w:w="2254" w:type="dxa"/>
          </w:tcPr>
          <w:p w14:paraId="3A172E31" w14:textId="74A046C9" w:rsidR="005352C6" w:rsidRDefault="005352C6" w:rsidP="000E2F79">
            <w:r>
              <w:t>1</w:t>
            </w:r>
          </w:p>
        </w:tc>
        <w:tc>
          <w:tcPr>
            <w:tcW w:w="2254" w:type="dxa"/>
          </w:tcPr>
          <w:p w14:paraId="2653D3B6" w14:textId="46DB2905" w:rsidR="005352C6" w:rsidRDefault="00DD0DA1" w:rsidP="000E2F79">
            <w:r>
              <w:t>En</w:t>
            </w:r>
            <w:r w:rsidR="00C35D4E">
              <w:t>d</w:t>
            </w:r>
            <w:r>
              <w:t>points</w:t>
            </w:r>
          </w:p>
        </w:tc>
        <w:tc>
          <w:tcPr>
            <w:tcW w:w="2254" w:type="dxa"/>
          </w:tcPr>
          <w:p w14:paraId="78EDB2A6" w14:textId="6A09BC35" w:rsidR="005352C6" w:rsidRDefault="00BF37E2" w:rsidP="000E2F79">
            <w:r>
              <w:t>Postman</w:t>
            </w:r>
            <w:r w:rsidR="00DD0DA1">
              <w:t xml:space="preserve"> + Swagger</w:t>
            </w:r>
          </w:p>
        </w:tc>
        <w:tc>
          <w:tcPr>
            <w:tcW w:w="2254" w:type="dxa"/>
          </w:tcPr>
          <w:p w14:paraId="51EB79B9" w14:textId="77777777" w:rsidR="005352C6" w:rsidRDefault="005352C6" w:rsidP="000E2F79"/>
        </w:tc>
      </w:tr>
      <w:tr w:rsidR="005352C6" w14:paraId="3030426D" w14:textId="77777777" w:rsidTr="005352C6">
        <w:tc>
          <w:tcPr>
            <w:tcW w:w="2254" w:type="dxa"/>
          </w:tcPr>
          <w:p w14:paraId="72CBB9D9" w14:textId="43C88129" w:rsidR="005352C6" w:rsidRDefault="005352C6" w:rsidP="000E2F79">
            <w:r>
              <w:t>2</w:t>
            </w:r>
          </w:p>
        </w:tc>
        <w:tc>
          <w:tcPr>
            <w:tcW w:w="2254" w:type="dxa"/>
          </w:tcPr>
          <w:p w14:paraId="0CA5AB94" w14:textId="2A4E99E1" w:rsidR="005352C6" w:rsidRDefault="00DD0DA1" w:rsidP="000E2F79">
            <w:r>
              <w:t>UI</w:t>
            </w:r>
          </w:p>
        </w:tc>
        <w:tc>
          <w:tcPr>
            <w:tcW w:w="2254" w:type="dxa"/>
          </w:tcPr>
          <w:p w14:paraId="4AB3F60D" w14:textId="77777777" w:rsidR="005352C6" w:rsidRDefault="005352C6" w:rsidP="000E2F79"/>
        </w:tc>
        <w:tc>
          <w:tcPr>
            <w:tcW w:w="2254" w:type="dxa"/>
          </w:tcPr>
          <w:p w14:paraId="74F32DC8" w14:textId="77777777" w:rsidR="005352C6" w:rsidRDefault="005352C6" w:rsidP="000E2F79"/>
        </w:tc>
      </w:tr>
      <w:tr w:rsidR="005352C6" w14:paraId="61BEE2A6" w14:textId="77777777" w:rsidTr="005352C6">
        <w:tc>
          <w:tcPr>
            <w:tcW w:w="2254" w:type="dxa"/>
          </w:tcPr>
          <w:p w14:paraId="767313FA" w14:textId="7E0FCA59" w:rsidR="005352C6" w:rsidRDefault="005352C6" w:rsidP="000E2F79">
            <w:r>
              <w:t>3</w:t>
            </w:r>
          </w:p>
        </w:tc>
        <w:tc>
          <w:tcPr>
            <w:tcW w:w="2254" w:type="dxa"/>
          </w:tcPr>
          <w:p w14:paraId="37D24EE3" w14:textId="5105A3D5" w:rsidR="005352C6" w:rsidRDefault="00DD0DA1" w:rsidP="000E2F79">
            <w:r>
              <w:t>Datenbank</w:t>
            </w:r>
          </w:p>
        </w:tc>
        <w:tc>
          <w:tcPr>
            <w:tcW w:w="2254" w:type="dxa"/>
          </w:tcPr>
          <w:p w14:paraId="1A29380E" w14:textId="77777777" w:rsidR="005352C6" w:rsidRDefault="005352C6" w:rsidP="000E2F79"/>
        </w:tc>
        <w:tc>
          <w:tcPr>
            <w:tcW w:w="2254" w:type="dxa"/>
          </w:tcPr>
          <w:p w14:paraId="3A581F8B" w14:textId="77777777" w:rsidR="005352C6" w:rsidRDefault="005352C6" w:rsidP="000E2F79"/>
        </w:tc>
      </w:tr>
      <w:tr w:rsidR="005352C6" w14:paraId="62EF911D" w14:textId="77777777" w:rsidTr="005352C6">
        <w:tc>
          <w:tcPr>
            <w:tcW w:w="2254" w:type="dxa"/>
          </w:tcPr>
          <w:p w14:paraId="05CFA2F0" w14:textId="3ED2AAF9" w:rsidR="005352C6" w:rsidRDefault="005352C6" w:rsidP="000E2F79">
            <w:r>
              <w:t>4</w:t>
            </w:r>
          </w:p>
        </w:tc>
        <w:tc>
          <w:tcPr>
            <w:tcW w:w="2254" w:type="dxa"/>
          </w:tcPr>
          <w:p w14:paraId="09AA723C" w14:textId="445839B2" w:rsidR="005352C6" w:rsidRDefault="00DD0DA1" w:rsidP="000E2F79">
            <w:r>
              <w:t>Security</w:t>
            </w:r>
          </w:p>
        </w:tc>
        <w:tc>
          <w:tcPr>
            <w:tcW w:w="2254" w:type="dxa"/>
          </w:tcPr>
          <w:p w14:paraId="6AED1F3E" w14:textId="77777777" w:rsidR="005352C6" w:rsidRDefault="005352C6" w:rsidP="000E2F79"/>
        </w:tc>
        <w:tc>
          <w:tcPr>
            <w:tcW w:w="2254" w:type="dxa"/>
          </w:tcPr>
          <w:p w14:paraId="25D47740" w14:textId="77777777" w:rsidR="005352C6" w:rsidRDefault="005352C6" w:rsidP="000E2F79"/>
        </w:tc>
      </w:tr>
      <w:tr w:rsidR="005352C6" w14:paraId="7423E188" w14:textId="77777777" w:rsidTr="005352C6">
        <w:tc>
          <w:tcPr>
            <w:tcW w:w="2254" w:type="dxa"/>
          </w:tcPr>
          <w:p w14:paraId="75FABC7A" w14:textId="3CF8FD5B" w:rsidR="005352C6" w:rsidRDefault="005352C6" w:rsidP="000E2F79">
            <w:r>
              <w:t>5</w:t>
            </w:r>
          </w:p>
        </w:tc>
        <w:tc>
          <w:tcPr>
            <w:tcW w:w="2254" w:type="dxa"/>
          </w:tcPr>
          <w:p w14:paraId="2F1D7C9F" w14:textId="77777777" w:rsidR="005352C6" w:rsidRDefault="005352C6" w:rsidP="000E2F79"/>
        </w:tc>
        <w:tc>
          <w:tcPr>
            <w:tcW w:w="2254" w:type="dxa"/>
          </w:tcPr>
          <w:p w14:paraId="1942B39C" w14:textId="77777777" w:rsidR="005352C6" w:rsidRDefault="005352C6" w:rsidP="000E2F79"/>
        </w:tc>
        <w:tc>
          <w:tcPr>
            <w:tcW w:w="2254" w:type="dxa"/>
          </w:tcPr>
          <w:p w14:paraId="2EF124F7" w14:textId="77777777" w:rsidR="005352C6" w:rsidRDefault="005352C6" w:rsidP="000E2F79"/>
        </w:tc>
      </w:tr>
      <w:tr w:rsidR="005352C6" w14:paraId="31087A4E" w14:textId="77777777" w:rsidTr="005352C6">
        <w:tc>
          <w:tcPr>
            <w:tcW w:w="2254" w:type="dxa"/>
          </w:tcPr>
          <w:p w14:paraId="0FD3A268" w14:textId="371C702A" w:rsidR="005352C6" w:rsidRDefault="005352C6" w:rsidP="000E2F79">
            <w:r>
              <w:t>6</w:t>
            </w:r>
          </w:p>
        </w:tc>
        <w:tc>
          <w:tcPr>
            <w:tcW w:w="2254" w:type="dxa"/>
          </w:tcPr>
          <w:p w14:paraId="450A2E7F" w14:textId="77777777" w:rsidR="005352C6" w:rsidRDefault="005352C6" w:rsidP="000E2F79"/>
        </w:tc>
        <w:tc>
          <w:tcPr>
            <w:tcW w:w="2254" w:type="dxa"/>
          </w:tcPr>
          <w:p w14:paraId="32A69940" w14:textId="77777777" w:rsidR="005352C6" w:rsidRDefault="005352C6" w:rsidP="000E2F79"/>
        </w:tc>
        <w:tc>
          <w:tcPr>
            <w:tcW w:w="2254" w:type="dxa"/>
          </w:tcPr>
          <w:p w14:paraId="3C52014B" w14:textId="77777777" w:rsidR="005352C6" w:rsidRDefault="005352C6" w:rsidP="000E2F79"/>
        </w:tc>
      </w:tr>
    </w:tbl>
    <w:p w14:paraId="56F726A7" w14:textId="25877060" w:rsidR="000E2F79" w:rsidRPr="000E2F79" w:rsidRDefault="000E2F79" w:rsidP="000E2F79"/>
    <w:p w14:paraId="3EB2C015" w14:textId="78E0ABE4" w:rsidR="189C2656" w:rsidRDefault="189C2656" w:rsidP="6EE57C82">
      <w:pPr>
        <w:pStyle w:val="Heading1"/>
      </w:pPr>
      <w:bookmarkStart w:id="23" w:name="_Toc219445192"/>
      <w:r>
        <w:t>Testing Strategie</w:t>
      </w:r>
      <w:bookmarkEnd w:id="23"/>
    </w:p>
    <w:p w14:paraId="17D63CFD" w14:textId="2CE7659F" w:rsidR="7F3B608D" w:rsidRDefault="7F3B608D" w:rsidP="0EB73702">
      <w:pPr>
        <w:spacing w:before="240" w:after="240"/>
        <w:rPr>
          <w:rFonts w:ascii="Aptos" w:eastAsia="Aptos" w:hAnsi="Aptos" w:cs="Aptos"/>
        </w:rPr>
      </w:pPr>
      <w:r w:rsidRPr="0EB73702">
        <w:rPr>
          <w:rFonts w:ascii="Aptos" w:eastAsia="Aptos" w:hAnsi="Aptos" w:cs="Aptos"/>
        </w:rPr>
        <w:t>Für das Testing setzen wir hauptsächlich auf</w:t>
      </w:r>
      <w:r w:rsidRPr="146130A3">
        <w:rPr>
          <w:rFonts w:ascii="Aptos" w:eastAsia="Aptos" w:hAnsi="Aptos" w:cs="Aptos"/>
        </w:rPr>
        <w:t xml:space="preserve"> </w:t>
      </w:r>
      <w:r w:rsidRPr="4ADA001C">
        <w:rPr>
          <w:rFonts w:ascii="Aptos" w:eastAsia="Aptos" w:hAnsi="Aptos" w:cs="Aptos"/>
          <w:b/>
        </w:rPr>
        <w:t>End-to-End</w:t>
      </w:r>
      <w:r w:rsidR="689D5905" w:rsidRPr="2D368888">
        <w:rPr>
          <w:rFonts w:ascii="Aptos" w:eastAsia="Aptos" w:hAnsi="Aptos" w:cs="Aptos"/>
          <w:b/>
          <w:bCs/>
        </w:rPr>
        <w:t xml:space="preserve"> </w:t>
      </w:r>
      <w:r w:rsidRPr="0EB73702">
        <w:rPr>
          <w:rFonts w:ascii="Aptos" w:eastAsia="Aptos" w:hAnsi="Aptos" w:cs="Aptos"/>
        </w:rPr>
        <w:t xml:space="preserve">Tests im Frontend mit </w:t>
      </w:r>
      <w:r w:rsidRPr="15FA7BA6">
        <w:rPr>
          <w:rFonts w:ascii="Aptos" w:eastAsia="Aptos" w:hAnsi="Aptos" w:cs="Aptos"/>
          <w:b/>
        </w:rPr>
        <w:t>Cypress</w:t>
      </w:r>
      <w:r w:rsidRPr="0EB73702">
        <w:rPr>
          <w:rFonts w:ascii="Aptos" w:eastAsia="Aptos" w:hAnsi="Aptos" w:cs="Aptos"/>
        </w:rPr>
        <w:t xml:space="preserve">. Dieses Vorgehen ermöglicht es uns, </w:t>
      </w:r>
      <w:r w:rsidR="34AB4942" w:rsidRPr="1BDCCD5F">
        <w:rPr>
          <w:rFonts w:ascii="Aptos" w:eastAsia="Aptos" w:hAnsi="Aptos" w:cs="Aptos"/>
        </w:rPr>
        <w:t xml:space="preserve">Test </w:t>
      </w:r>
      <w:r w:rsidR="34AB4942" w:rsidRPr="6DEF0CD7">
        <w:rPr>
          <w:rFonts w:ascii="Aptos" w:eastAsia="Aptos" w:hAnsi="Aptos" w:cs="Aptos"/>
        </w:rPr>
        <w:t>Scripts</w:t>
      </w:r>
      <w:r w:rsidRPr="0EB73702">
        <w:rPr>
          <w:rFonts w:ascii="Aptos" w:eastAsia="Aptos" w:hAnsi="Aptos" w:cs="Aptos"/>
        </w:rPr>
        <w:t xml:space="preserve"> zu erstellen, die automatisiert im Web ausgeführt werden können. Dadurch entfällt das wiederholte manuelle Ausfüllen von </w:t>
      </w:r>
      <w:r w:rsidR="1A613B11" w:rsidRPr="011E7035">
        <w:rPr>
          <w:rFonts w:ascii="Aptos" w:eastAsia="Aptos" w:hAnsi="Aptos" w:cs="Aptos"/>
        </w:rPr>
        <w:t>Eingabe Feldern</w:t>
      </w:r>
      <w:r w:rsidRPr="0EB73702">
        <w:rPr>
          <w:rFonts w:ascii="Aptos" w:eastAsia="Aptos" w:hAnsi="Aptos" w:cs="Aptos"/>
        </w:rPr>
        <w:t xml:space="preserve"> sowie das Eingeben von Detailinformationen.</w:t>
      </w:r>
    </w:p>
    <w:p w14:paraId="7A86715C" w14:textId="2645493D" w:rsidR="009E5271" w:rsidRDefault="7F3B608D" w:rsidP="4ADA001C">
      <w:pPr>
        <w:spacing w:before="240" w:after="240"/>
        <w:rPr>
          <w:rFonts w:ascii="Aptos" w:eastAsia="Aptos" w:hAnsi="Aptos" w:cs="Aptos"/>
        </w:rPr>
      </w:pPr>
      <w:r w:rsidRPr="0EB73702">
        <w:rPr>
          <w:rFonts w:ascii="Aptos" w:eastAsia="Aptos" w:hAnsi="Aptos" w:cs="Aptos"/>
        </w:rPr>
        <w:t xml:space="preserve">Zusätzlich erlaubt uns Cypress, reale Benutzerabläufe </w:t>
      </w:r>
      <w:r w:rsidR="7B9B410C" w:rsidRPr="12D37F8D">
        <w:rPr>
          <w:rFonts w:ascii="Aptos" w:eastAsia="Aptos" w:hAnsi="Aptos" w:cs="Aptos"/>
        </w:rPr>
        <w:t xml:space="preserve">realistisch </w:t>
      </w:r>
      <w:r w:rsidRPr="0EB73702">
        <w:rPr>
          <w:rFonts w:ascii="Aptos" w:eastAsia="Aptos" w:hAnsi="Aptos" w:cs="Aptos"/>
        </w:rPr>
        <w:t>abzubilden und frühzeitig Fehler im Zusammenspiel der einzelnen Komponenten zu erkennen</w:t>
      </w:r>
      <w:r w:rsidR="69F34386" w:rsidRPr="2D82F950">
        <w:rPr>
          <w:rFonts w:ascii="Aptos" w:eastAsia="Aptos" w:hAnsi="Aptos" w:cs="Aptos"/>
        </w:rPr>
        <w:t xml:space="preserve">. </w:t>
      </w:r>
      <w:r w:rsidR="69F34386" w:rsidRPr="240B8474">
        <w:rPr>
          <w:rFonts w:ascii="Aptos" w:eastAsia="Aptos" w:hAnsi="Aptos" w:cs="Aptos"/>
        </w:rPr>
        <w:t xml:space="preserve">Dies vereinfacht das </w:t>
      </w:r>
      <w:r w:rsidR="69F34386" w:rsidRPr="6BE765E6">
        <w:rPr>
          <w:rFonts w:ascii="Aptos" w:eastAsia="Aptos" w:hAnsi="Aptos" w:cs="Aptos"/>
        </w:rPr>
        <w:t xml:space="preserve">Debuggen im Code </w:t>
      </w:r>
      <w:r w:rsidR="69F34386" w:rsidRPr="79001A1C">
        <w:rPr>
          <w:rFonts w:ascii="Aptos" w:eastAsia="Aptos" w:hAnsi="Aptos" w:cs="Aptos"/>
        </w:rPr>
        <w:t xml:space="preserve">und es wird </w:t>
      </w:r>
      <w:r w:rsidR="69F34386" w:rsidRPr="109CE421">
        <w:rPr>
          <w:rFonts w:ascii="Aptos" w:eastAsia="Aptos" w:hAnsi="Aptos" w:cs="Aptos"/>
        </w:rPr>
        <w:t xml:space="preserve">auch </w:t>
      </w:r>
      <w:r w:rsidR="69F34386" w:rsidRPr="1C93B092">
        <w:rPr>
          <w:rFonts w:ascii="Aptos" w:eastAsia="Aptos" w:hAnsi="Aptos" w:cs="Aptos"/>
        </w:rPr>
        <w:t xml:space="preserve">angezeigt, wo </w:t>
      </w:r>
      <w:r w:rsidR="69F34386" w:rsidRPr="7A59DB74">
        <w:rPr>
          <w:rFonts w:ascii="Aptos" w:eastAsia="Aptos" w:hAnsi="Aptos" w:cs="Aptos"/>
        </w:rPr>
        <w:t xml:space="preserve">der Fehler </w:t>
      </w:r>
      <w:r w:rsidR="69F34386" w:rsidRPr="288BDB52">
        <w:rPr>
          <w:rFonts w:ascii="Aptos" w:eastAsia="Aptos" w:hAnsi="Aptos" w:cs="Aptos"/>
        </w:rPr>
        <w:t>verursacht wird</w:t>
      </w:r>
      <w:r w:rsidR="66DF5F12" w:rsidRPr="288BDB52">
        <w:rPr>
          <w:rFonts w:ascii="Aptos" w:eastAsia="Aptos" w:hAnsi="Aptos" w:cs="Aptos"/>
        </w:rPr>
        <w:t>.</w:t>
      </w:r>
      <w:r w:rsidRPr="0EB73702">
        <w:rPr>
          <w:rFonts w:ascii="Aptos" w:eastAsia="Aptos" w:hAnsi="Aptos" w:cs="Aptos"/>
        </w:rPr>
        <w:t xml:space="preserve"> Die automatisierten Tests sind reproduzierbar, effizient und können bei Änderungen am System jederzeit erneut ausgeführt werden, was die Qualitätssicherung insgesamt verbessert und den Testaufwand langfristig reduziert.</w:t>
      </w:r>
    </w:p>
    <w:tbl>
      <w:tblPr>
        <w:tblW w:w="79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2288"/>
        <w:gridCol w:w="2049"/>
        <w:gridCol w:w="30"/>
        <w:gridCol w:w="2566"/>
      </w:tblGrid>
      <w:tr w:rsidR="00212CF9" w:rsidRPr="000D77C9" w14:paraId="0595D9B1" w14:textId="63F78A3E" w:rsidTr="6EE57C82">
        <w:trPr>
          <w:trHeight w:val="300"/>
          <w:tblHeader/>
          <w:tblCellSpacing w:w="15" w:type="dxa"/>
        </w:trPr>
        <w:tc>
          <w:tcPr>
            <w:tcW w:w="914" w:type="dxa"/>
            <w:shd w:val="clear" w:color="auto" w:fill="4C94D8" w:themeFill="text2" w:themeFillTint="80"/>
            <w:vAlign w:val="center"/>
            <w:hideMark/>
          </w:tcPr>
          <w:p w14:paraId="3C5E8E90" w14:textId="77777777" w:rsidR="00212CF9" w:rsidRPr="000D77C9" w:rsidRDefault="00212CF9" w:rsidP="000D77CA">
            <w:pPr>
              <w:spacing w:after="160" w:line="278" w:lineRule="auto"/>
              <w:rPr>
                <w:b/>
                <w:bCs/>
              </w:rPr>
            </w:pPr>
            <w:r w:rsidRPr="000D77C9">
              <w:rPr>
                <w:b/>
                <w:bCs/>
              </w:rPr>
              <w:t>Testfall-Nr.</w:t>
            </w:r>
          </w:p>
        </w:tc>
        <w:tc>
          <w:tcPr>
            <w:tcW w:w="2284" w:type="dxa"/>
            <w:shd w:val="clear" w:color="auto" w:fill="4C94D8" w:themeFill="text2" w:themeFillTint="80"/>
            <w:vAlign w:val="center"/>
            <w:hideMark/>
          </w:tcPr>
          <w:p w14:paraId="12900A13" w14:textId="77777777" w:rsidR="00212CF9" w:rsidRPr="000D77C9" w:rsidRDefault="00212CF9" w:rsidP="000D77CA">
            <w:pPr>
              <w:spacing w:after="160" w:line="278" w:lineRule="auto"/>
              <w:rPr>
                <w:b/>
                <w:bCs/>
              </w:rPr>
            </w:pPr>
            <w:r w:rsidRPr="000D77C9">
              <w:rPr>
                <w:b/>
                <w:bCs/>
              </w:rPr>
              <w:t>Testbeschreibung</w:t>
            </w:r>
          </w:p>
        </w:tc>
        <w:tc>
          <w:tcPr>
            <w:tcW w:w="2076" w:type="dxa"/>
            <w:shd w:val="clear" w:color="auto" w:fill="4C94D8" w:themeFill="text2" w:themeFillTint="80"/>
            <w:vAlign w:val="center"/>
            <w:hideMark/>
          </w:tcPr>
          <w:p w14:paraId="3ADF33A0" w14:textId="77777777" w:rsidR="00212CF9" w:rsidRPr="000D77C9" w:rsidRDefault="00212CF9" w:rsidP="000D77CA">
            <w:pPr>
              <w:spacing w:after="160" w:line="278" w:lineRule="auto"/>
              <w:rPr>
                <w:b/>
                <w:bCs/>
              </w:rPr>
            </w:pPr>
            <w:r w:rsidRPr="000D77C9">
              <w:rPr>
                <w:b/>
                <w:bCs/>
              </w:rPr>
              <w:t>Vorgehen / Eingabe</w:t>
            </w:r>
          </w:p>
        </w:tc>
        <w:tc>
          <w:tcPr>
            <w:tcW w:w="2653" w:type="dxa"/>
            <w:gridSpan w:val="2"/>
            <w:shd w:val="clear" w:color="auto" w:fill="4C94D8" w:themeFill="text2" w:themeFillTint="80"/>
            <w:vAlign w:val="center"/>
            <w:hideMark/>
          </w:tcPr>
          <w:p w14:paraId="1FCC47DC" w14:textId="77777777" w:rsidR="00212CF9" w:rsidRPr="000D77C9" w:rsidRDefault="00212CF9" w:rsidP="000D77CA">
            <w:pPr>
              <w:spacing w:after="160" w:line="278" w:lineRule="auto"/>
              <w:rPr>
                <w:b/>
                <w:bCs/>
              </w:rPr>
            </w:pPr>
            <w:r w:rsidRPr="000D77C9">
              <w:rPr>
                <w:b/>
                <w:bCs/>
              </w:rPr>
              <w:t>Erwartetes Ergebnis</w:t>
            </w:r>
          </w:p>
        </w:tc>
      </w:tr>
      <w:tr w:rsidR="00212CF9" w:rsidRPr="000D77C9" w14:paraId="2F730122" w14:textId="016D011B" w:rsidTr="6EE57C82">
        <w:trPr>
          <w:trHeight w:val="300"/>
          <w:tblCellSpacing w:w="15" w:type="dxa"/>
        </w:trPr>
        <w:tc>
          <w:tcPr>
            <w:tcW w:w="914" w:type="dxa"/>
            <w:vAlign w:val="center"/>
            <w:hideMark/>
          </w:tcPr>
          <w:p w14:paraId="60CD16DE" w14:textId="6056CC54" w:rsidR="00212CF9" w:rsidRPr="000D77C9" w:rsidRDefault="7CFEC735" w:rsidP="000D77CA">
            <w:pPr>
              <w:spacing w:after="160" w:line="278" w:lineRule="auto"/>
            </w:pPr>
            <w:r>
              <w:t>T01</w:t>
            </w:r>
          </w:p>
        </w:tc>
        <w:tc>
          <w:tcPr>
            <w:tcW w:w="2284" w:type="dxa"/>
            <w:vAlign w:val="center"/>
            <w:hideMark/>
          </w:tcPr>
          <w:p w14:paraId="36F32C00" w14:textId="7CCC9732" w:rsidR="00212CF9" w:rsidRPr="000D77C9" w:rsidRDefault="2E3FF7DF" w:rsidP="000D77CA">
            <w:pPr>
              <w:spacing w:after="160" w:line="278" w:lineRule="auto"/>
            </w:pPr>
            <w:r>
              <w:t xml:space="preserve">Auf die Seite </w:t>
            </w:r>
            <w:r w:rsidR="035E5D62">
              <w:t xml:space="preserve">mit allen Events </w:t>
            </w:r>
            <w:r>
              <w:t>zugreifen und alles anzeigen lassen, ohne sich zu an</w:t>
            </w:r>
            <w:r w:rsidR="12E2EC89">
              <w:t>melden müssen</w:t>
            </w:r>
          </w:p>
        </w:tc>
        <w:tc>
          <w:tcPr>
            <w:tcW w:w="2076" w:type="dxa"/>
            <w:vAlign w:val="center"/>
            <w:hideMark/>
          </w:tcPr>
          <w:p w14:paraId="29EBBE50" w14:textId="0136B091" w:rsidR="00212CF9" w:rsidRPr="000D77C9" w:rsidRDefault="69B264CF" w:rsidP="000D77CA">
            <w:pPr>
              <w:spacing w:after="160" w:line="278" w:lineRule="auto"/>
            </w:pPr>
            <w:r>
              <w:t>Soll von der Homepage auf die startpage mit allen events landen und man kann sie alle sehen</w:t>
            </w:r>
          </w:p>
        </w:tc>
        <w:tc>
          <w:tcPr>
            <w:tcW w:w="2653" w:type="dxa"/>
            <w:gridSpan w:val="2"/>
            <w:vAlign w:val="center"/>
            <w:hideMark/>
          </w:tcPr>
          <w:p w14:paraId="53F0D362" w14:textId="2D80EE61" w:rsidR="637C1C2D" w:rsidRDefault="637C1C2D" w:rsidP="000D77CA">
            <w:pPr>
              <w:spacing w:after="160" w:line="278" w:lineRule="auto"/>
            </w:pPr>
            <w:r>
              <w:t xml:space="preserve">Alle </w:t>
            </w:r>
            <w:r w:rsidR="2084FC40">
              <w:t>öffentlichen</w:t>
            </w:r>
            <w:r>
              <w:t xml:space="preserve"> Details für die Events anzeigen</w:t>
            </w:r>
          </w:p>
        </w:tc>
      </w:tr>
      <w:tr w:rsidR="00212CF9" w:rsidRPr="000D77C9" w14:paraId="10680345" w14:textId="085FB627" w:rsidTr="6EE57C82">
        <w:trPr>
          <w:trHeight w:val="300"/>
          <w:tblCellSpacing w:w="15" w:type="dxa"/>
        </w:trPr>
        <w:tc>
          <w:tcPr>
            <w:tcW w:w="914" w:type="dxa"/>
            <w:vAlign w:val="center"/>
            <w:hideMark/>
          </w:tcPr>
          <w:p w14:paraId="69FF3A5C" w14:textId="1762186C" w:rsidR="00212CF9" w:rsidRPr="000D77C9" w:rsidRDefault="7CFEC735" w:rsidP="000D77CA">
            <w:pPr>
              <w:spacing w:after="160" w:line="278" w:lineRule="auto"/>
            </w:pPr>
            <w:r>
              <w:t>T02</w:t>
            </w:r>
          </w:p>
        </w:tc>
        <w:tc>
          <w:tcPr>
            <w:tcW w:w="2284" w:type="dxa"/>
            <w:vAlign w:val="center"/>
            <w:hideMark/>
          </w:tcPr>
          <w:p w14:paraId="7F6EC06C" w14:textId="3B69F3EB" w:rsidR="00212CF9" w:rsidRPr="000D77C9" w:rsidRDefault="5DF0A41D" w:rsidP="000D77CA">
            <w:pPr>
              <w:spacing w:after="160" w:line="278" w:lineRule="auto"/>
            </w:pPr>
            <w:r>
              <w:t>Mit einer Option alle angezeigten Events je nach Alphabet sortieren lassen</w:t>
            </w:r>
          </w:p>
        </w:tc>
        <w:tc>
          <w:tcPr>
            <w:tcW w:w="2076" w:type="dxa"/>
            <w:vAlign w:val="center"/>
            <w:hideMark/>
          </w:tcPr>
          <w:p w14:paraId="56D8E9BE" w14:textId="4FE86A8A" w:rsidR="00212CF9" w:rsidRPr="000D77C9" w:rsidRDefault="5DF0A41D" w:rsidP="000D77CA">
            <w:pPr>
              <w:spacing w:after="160" w:line="278" w:lineRule="auto"/>
            </w:pPr>
            <w:r>
              <w:t>Von der Homepage, zu allen Events navigieren und dann in der Selektion, nach Alphabet sortieren lassen</w:t>
            </w:r>
          </w:p>
        </w:tc>
        <w:tc>
          <w:tcPr>
            <w:tcW w:w="2653" w:type="dxa"/>
            <w:gridSpan w:val="2"/>
            <w:vAlign w:val="center"/>
            <w:hideMark/>
          </w:tcPr>
          <w:p w14:paraId="5A8BF743" w14:textId="3B96523D" w:rsidR="5DF0A41D" w:rsidRDefault="5DF0A41D" w:rsidP="000D77CA">
            <w:pPr>
              <w:spacing w:after="160" w:line="278" w:lineRule="auto"/>
            </w:pPr>
            <w:r>
              <w:t>Alle öffentlichen Details für die Events nach Sortierung anzeigen lassen</w:t>
            </w:r>
          </w:p>
        </w:tc>
      </w:tr>
      <w:tr w:rsidR="00212CF9" w:rsidRPr="000D77C9" w14:paraId="0D37394E" w14:textId="3BDF1290" w:rsidTr="6EE57C82">
        <w:trPr>
          <w:trHeight w:val="300"/>
          <w:tblCellSpacing w:w="15" w:type="dxa"/>
        </w:trPr>
        <w:tc>
          <w:tcPr>
            <w:tcW w:w="914" w:type="dxa"/>
            <w:vAlign w:val="center"/>
            <w:hideMark/>
          </w:tcPr>
          <w:p w14:paraId="0152394C" w14:textId="05CFCAAA" w:rsidR="00212CF9" w:rsidRPr="000D77C9" w:rsidRDefault="7CFEC735" w:rsidP="000D77CA">
            <w:pPr>
              <w:spacing w:after="160" w:line="278" w:lineRule="auto"/>
            </w:pPr>
            <w:r>
              <w:lastRenderedPageBreak/>
              <w:t>T03</w:t>
            </w:r>
          </w:p>
        </w:tc>
        <w:tc>
          <w:tcPr>
            <w:tcW w:w="2284" w:type="dxa"/>
            <w:vAlign w:val="center"/>
            <w:hideMark/>
          </w:tcPr>
          <w:p w14:paraId="4A6CDA2C" w14:textId="3CE16913" w:rsidR="00212CF9" w:rsidRPr="000D77C9" w:rsidRDefault="676557D2" w:rsidP="000D77CA">
            <w:pPr>
              <w:spacing w:after="160" w:line="278" w:lineRule="auto"/>
            </w:pPr>
            <w:r>
              <w:t xml:space="preserve">Als Anonymer </w:t>
            </w:r>
            <w:r w:rsidR="303A2F59">
              <w:t>B</w:t>
            </w:r>
            <w:r>
              <w:t xml:space="preserve">enutzer ein </w:t>
            </w:r>
            <w:r w:rsidR="4BB8CDDF">
              <w:t>Konto</w:t>
            </w:r>
            <w:r>
              <w:t xml:space="preserve"> erstellen können</w:t>
            </w:r>
          </w:p>
        </w:tc>
        <w:tc>
          <w:tcPr>
            <w:tcW w:w="2076" w:type="dxa"/>
            <w:vAlign w:val="center"/>
            <w:hideMark/>
          </w:tcPr>
          <w:p w14:paraId="4CFAA15A" w14:textId="362B3524" w:rsidR="00212CF9" w:rsidRPr="000D77C9" w:rsidRDefault="676557D2" w:rsidP="000D77CA">
            <w:pPr>
              <w:spacing w:after="160" w:line="278" w:lineRule="auto"/>
              <w:rPr>
                <w:lang w:val="de-DE"/>
              </w:rPr>
            </w:pPr>
            <w:r w:rsidRPr="144D0834">
              <w:rPr>
                <w:lang w:val="de-DE"/>
              </w:rPr>
              <w:t xml:space="preserve">Von der Homepage, auf Registrierung navigieren, die </w:t>
            </w:r>
            <w:r w:rsidR="00C2506C" w:rsidRPr="144D0834">
              <w:rPr>
                <w:lang w:val="de-DE"/>
              </w:rPr>
              <w:t>Felder</w:t>
            </w:r>
            <w:r w:rsidRPr="144D0834">
              <w:rPr>
                <w:lang w:val="de-DE"/>
              </w:rPr>
              <w:t xml:space="preserve"> ausfüllen, absenden und ein Account sollte erstellt</w:t>
            </w:r>
            <w:r w:rsidRPr="538B51A2">
              <w:rPr>
                <w:lang w:val="de-DE"/>
              </w:rPr>
              <w:t xml:space="preserve"> werden. </w:t>
            </w:r>
            <w:r w:rsidRPr="5DE05659">
              <w:rPr>
                <w:lang w:val="de-DE"/>
              </w:rPr>
              <w:t xml:space="preserve">(zum genau </w:t>
            </w:r>
            <w:r w:rsidRPr="204BE6CA">
              <w:rPr>
                <w:lang w:val="de-DE"/>
              </w:rPr>
              <w:t xml:space="preserve">überprüfen noch </w:t>
            </w:r>
            <w:r w:rsidRPr="4D7D44C3">
              <w:rPr>
                <w:lang w:val="de-DE"/>
              </w:rPr>
              <w:t xml:space="preserve">das Login, welches im </w:t>
            </w:r>
            <w:r w:rsidRPr="5FCFED14">
              <w:rPr>
                <w:lang w:val="de-DE"/>
              </w:rPr>
              <w:t xml:space="preserve">T04 </w:t>
            </w:r>
            <w:r w:rsidRPr="31E2551C">
              <w:rPr>
                <w:lang w:val="de-DE"/>
              </w:rPr>
              <w:t>vorkommt)</w:t>
            </w:r>
          </w:p>
        </w:tc>
        <w:tc>
          <w:tcPr>
            <w:tcW w:w="2653" w:type="dxa"/>
            <w:gridSpan w:val="2"/>
            <w:vAlign w:val="center"/>
            <w:hideMark/>
          </w:tcPr>
          <w:p w14:paraId="460CD70E" w14:textId="6D4F920C" w:rsidR="676557D2" w:rsidRDefault="676557D2" w:rsidP="000D77CA">
            <w:pPr>
              <w:spacing w:after="160" w:line="278" w:lineRule="auto"/>
            </w:pPr>
            <w:r>
              <w:t xml:space="preserve">Status Code oder Erfolgreiche Meldung an den User zurücksenden damit er weiss, dass es funktionierte. </w:t>
            </w:r>
          </w:p>
        </w:tc>
      </w:tr>
      <w:tr w:rsidR="00212CF9" w:rsidRPr="000D77C9" w14:paraId="69469615" w14:textId="7631B3F8" w:rsidTr="6EE57C82">
        <w:trPr>
          <w:trHeight w:val="300"/>
          <w:tblCellSpacing w:w="15" w:type="dxa"/>
        </w:trPr>
        <w:tc>
          <w:tcPr>
            <w:tcW w:w="914" w:type="dxa"/>
            <w:vAlign w:val="center"/>
            <w:hideMark/>
          </w:tcPr>
          <w:p w14:paraId="1A9E1ECF" w14:textId="68A670F4" w:rsidR="00212CF9" w:rsidRPr="000D77C9" w:rsidRDefault="7CFEC735" w:rsidP="000D77CA">
            <w:pPr>
              <w:spacing w:after="160" w:line="278" w:lineRule="auto"/>
            </w:pPr>
            <w:r>
              <w:t>T04</w:t>
            </w:r>
          </w:p>
        </w:tc>
        <w:tc>
          <w:tcPr>
            <w:tcW w:w="2284" w:type="dxa"/>
            <w:vAlign w:val="center"/>
            <w:hideMark/>
          </w:tcPr>
          <w:p w14:paraId="3F10AAE3" w14:textId="4F26306A" w:rsidR="00212CF9" w:rsidRPr="000D77C9" w:rsidRDefault="2140B39D" w:rsidP="000D77CA">
            <w:pPr>
              <w:spacing w:after="160" w:line="278" w:lineRule="auto"/>
            </w:pPr>
            <w:r>
              <w:t xml:space="preserve">Als Anonymer Benutzer </w:t>
            </w:r>
            <w:r w:rsidR="659E0859">
              <w:t>mit einem existierenden Konto anmelden können.</w:t>
            </w:r>
          </w:p>
        </w:tc>
        <w:tc>
          <w:tcPr>
            <w:tcW w:w="2076" w:type="dxa"/>
            <w:vAlign w:val="center"/>
            <w:hideMark/>
          </w:tcPr>
          <w:p w14:paraId="7D78AF70" w14:textId="2F0A6F5A" w:rsidR="00212CF9" w:rsidRPr="000D77C9" w:rsidRDefault="15067406" w:rsidP="000D77CA">
            <w:pPr>
              <w:spacing w:after="160" w:line="278" w:lineRule="auto"/>
            </w:pPr>
            <w:r>
              <w:t>Erst T03 erfüllen, v</w:t>
            </w:r>
            <w:r w:rsidR="0A926035">
              <w:t>on</w:t>
            </w:r>
            <w:r w:rsidR="659E0859">
              <w:t xml:space="preserve"> der Homepage, auf das Login, die angegebenen Felder korrekt ausfüllen und auf </w:t>
            </w:r>
            <w:r w:rsidR="4521A7B8">
              <w:t>Absenden</w:t>
            </w:r>
            <w:r w:rsidR="659E0859">
              <w:t xml:space="preserve"> drücken. Danach sofort auf alle </w:t>
            </w:r>
            <w:r w:rsidR="2C69BAB1">
              <w:t>gelisteten</w:t>
            </w:r>
            <w:r w:rsidR="659E0859">
              <w:t xml:space="preserve"> Events navigieren</w:t>
            </w:r>
            <w:r w:rsidR="5BD14B50">
              <w:t>.</w:t>
            </w:r>
          </w:p>
        </w:tc>
        <w:tc>
          <w:tcPr>
            <w:tcW w:w="2653" w:type="dxa"/>
            <w:gridSpan w:val="2"/>
            <w:vAlign w:val="center"/>
            <w:hideMark/>
          </w:tcPr>
          <w:p w14:paraId="19EF47E3" w14:textId="082052E4" w:rsidR="147EF1E3" w:rsidRDefault="147EF1E3" w:rsidP="000D77CA">
            <w:pPr>
              <w:spacing w:after="160" w:line="278" w:lineRule="auto"/>
            </w:pPr>
            <w:r>
              <w:t>Eine Erfolgreiche Meldung an den User senden, um zu sicherstellen, dass er sich anmelden konnte und soll auf der Event Page landen.</w:t>
            </w:r>
          </w:p>
        </w:tc>
      </w:tr>
      <w:tr w:rsidR="00212CF9" w:rsidRPr="000D77C9" w14:paraId="46C58C8E" w14:textId="3B0BF10A" w:rsidTr="6EE57C82">
        <w:trPr>
          <w:trHeight w:val="300"/>
          <w:tblCellSpacing w:w="15" w:type="dxa"/>
        </w:trPr>
        <w:tc>
          <w:tcPr>
            <w:tcW w:w="914" w:type="dxa"/>
            <w:vAlign w:val="center"/>
            <w:hideMark/>
          </w:tcPr>
          <w:p w14:paraId="53F880EA" w14:textId="5A428ED5" w:rsidR="00212CF9" w:rsidRPr="000D77C9" w:rsidRDefault="7CFEC735" w:rsidP="000D77CA">
            <w:pPr>
              <w:spacing w:after="160" w:line="278" w:lineRule="auto"/>
            </w:pPr>
            <w:r>
              <w:t>T05</w:t>
            </w:r>
          </w:p>
        </w:tc>
        <w:tc>
          <w:tcPr>
            <w:tcW w:w="2284" w:type="dxa"/>
            <w:vAlign w:val="center"/>
            <w:hideMark/>
          </w:tcPr>
          <w:p w14:paraId="7F767050" w14:textId="5462C19F" w:rsidR="00212CF9" w:rsidRPr="000D77C9" w:rsidRDefault="06AEFF98" w:rsidP="000D77CA">
            <w:pPr>
              <w:spacing w:after="160" w:line="278" w:lineRule="auto"/>
            </w:pPr>
            <w:r>
              <w:t>Als Angemeldeter Nutzer ein Event erstellen, wobei er andere Nutzer einladen kann, und die angegebenen Felder ausfüllen kann.</w:t>
            </w:r>
          </w:p>
        </w:tc>
        <w:tc>
          <w:tcPr>
            <w:tcW w:w="2076" w:type="dxa"/>
            <w:vAlign w:val="center"/>
            <w:hideMark/>
          </w:tcPr>
          <w:p w14:paraId="7DBFAF0F" w14:textId="4ED29ACC" w:rsidR="00212CF9" w:rsidRPr="000D77C9" w:rsidRDefault="3A8AA045" w:rsidP="000D77CA">
            <w:pPr>
              <w:spacing w:after="160" w:line="278" w:lineRule="auto"/>
              <w:rPr>
                <w:lang w:val="de-DE"/>
              </w:rPr>
            </w:pPr>
            <w:r w:rsidRPr="498CC66C">
              <w:rPr>
                <w:lang w:val="de-DE"/>
              </w:rPr>
              <w:t>T04 ausführen, auf Event erstellen navigieren</w:t>
            </w:r>
            <w:r w:rsidR="258AAFD2" w:rsidRPr="498CC66C">
              <w:rPr>
                <w:lang w:val="de-DE"/>
              </w:rPr>
              <w:t xml:space="preserve">, alle Felder ausfüllen, auf </w:t>
            </w:r>
            <w:r w:rsidR="2902FDE9" w:rsidRPr="2D7AB544">
              <w:rPr>
                <w:lang w:val="de-DE"/>
              </w:rPr>
              <w:t>Absenden</w:t>
            </w:r>
            <w:r w:rsidR="258AAFD2" w:rsidRPr="498CC66C">
              <w:rPr>
                <w:lang w:val="de-DE"/>
              </w:rPr>
              <w:t xml:space="preserve"> </w:t>
            </w:r>
            <w:r w:rsidR="258AAFD2" w:rsidRPr="2D9ECC36">
              <w:rPr>
                <w:lang w:val="de-DE"/>
              </w:rPr>
              <w:t xml:space="preserve">drücken und </w:t>
            </w:r>
            <w:r w:rsidR="258AAFD2" w:rsidRPr="35EB1E87">
              <w:rPr>
                <w:lang w:val="de-DE"/>
              </w:rPr>
              <w:t xml:space="preserve">danach direkt auf </w:t>
            </w:r>
            <w:r w:rsidR="258AAFD2" w:rsidRPr="1BC4BBE1">
              <w:rPr>
                <w:lang w:val="de-DE"/>
              </w:rPr>
              <w:t xml:space="preserve">die </w:t>
            </w:r>
            <w:r w:rsidR="7DDA7A7D" w:rsidRPr="69D8BBCD">
              <w:rPr>
                <w:lang w:val="de-DE"/>
              </w:rPr>
              <w:t>D</w:t>
            </w:r>
            <w:r w:rsidR="258AAFD2" w:rsidRPr="69D8BBCD">
              <w:rPr>
                <w:lang w:val="de-DE"/>
              </w:rPr>
              <w:t>etails</w:t>
            </w:r>
            <w:r w:rsidR="258AAFD2" w:rsidRPr="1BC4BBE1">
              <w:rPr>
                <w:lang w:val="de-DE"/>
              </w:rPr>
              <w:t xml:space="preserve"> des Events </w:t>
            </w:r>
            <w:r w:rsidR="258AAFD2" w:rsidRPr="4C686BC2">
              <w:rPr>
                <w:lang w:val="de-DE"/>
              </w:rPr>
              <w:t>navigieren.</w:t>
            </w:r>
          </w:p>
        </w:tc>
        <w:tc>
          <w:tcPr>
            <w:tcW w:w="2653" w:type="dxa"/>
            <w:gridSpan w:val="2"/>
            <w:vAlign w:val="center"/>
            <w:hideMark/>
          </w:tcPr>
          <w:p w14:paraId="3DABD859" w14:textId="1C6A7B87" w:rsidR="258AAFD2" w:rsidRDefault="258AAFD2" w:rsidP="000D77CA">
            <w:pPr>
              <w:spacing w:after="160" w:line="278" w:lineRule="auto"/>
            </w:pPr>
            <w:r>
              <w:t xml:space="preserve">Eine erfolgreiche Nachricht vom System an den Nutzer senden, dass es funktioniert hat und am Ende auf der </w:t>
            </w:r>
            <w:r w:rsidR="3D1D5022">
              <w:t>D</w:t>
            </w:r>
            <w:r>
              <w:t>etail Seite des Events landen</w:t>
            </w:r>
          </w:p>
        </w:tc>
      </w:tr>
      <w:tr w:rsidR="00212CF9" w:rsidRPr="000D77C9" w14:paraId="2C8A0D03" w14:textId="7C916EDC" w:rsidTr="6EE57C82">
        <w:trPr>
          <w:trHeight w:val="300"/>
          <w:tblCellSpacing w:w="15" w:type="dxa"/>
        </w:trPr>
        <w:tc>
          <w:tcPr>
            <w:tcW w:w="914" w:type="dxa"/>
            <w:vAlign w:val="center"/>
            <w:hideMark/>
          </w:tcPr>
          <w:p w14:paraId="23AE0A2A" w14:textId="2699237F" w:rsidR="00212CF9" w:rsidRPr="000D77C9" w:rsidRDefault="7CFEC735" w:rsidP="000D77CA">
            <w:pPr>
              <w:spacing w:after="160" w:line="278" w:lineRule="auto"/>
            </w:pPr>
            <w:r>
              <w:t>T06</w:t>
            </w:r>
          </w:p>
        </w:tc>
        <w:tc>
          <w:tcPr>
            <w:tcW w:w="2284" w:type="dxa"/>
            <w:vAlign w:val="center"/>
            <w:hideMark/>
          </w:tcPr>
          <w:p w14:paraId="66C8BA48" w14:textId="1331187C" w:rsidR="00212CF9" w:rsidRPr="000D77C9" w:rsidRDefault="2657C272" w:rsidP="000D77CA">
            <w:pPr>
              <w:spacing w:after="160" w:line="278" w:lineRule="auto"/>
            </w:pPr>
            <w:r>
              <w:t>Als Ersteller eines Events</w:t>
            </w:r>
            <w:r w:rsidR="2A5F1CBE">
              <w:t xml:space="preserve">, ein </w:t>
            </w:r>
            <w:r w:rsidR="2A5F1CBE">
              <w:lastRenderedPageBreak/>
              <w:t>Existierendes Event bearbeiten und weitere Gäste hinzufügen/ entfernen können.</w:t>
            </w:r>
          </w:p>
        </w:tc>
        <w:tc>
          <w:tcPr>
            <w:tcW w:w="2076" w:type="dxa"/>
            <w:vAlign w:val="center"/>
            <w:hideMark/>
          </w:tcPr>
          <w:p w14:paraId="3D9F51DE" w14:textId="0BB8D264" w:rsidR="00212CF9" w:rsidRPr="000D77C9" w:rsidRDefault="2A5F1CBE" w:rsidP="000D77CA">
            <w:pPr>
              <w:spacing w:after="160" w:line="278" w:lineRule="auto"/>
            </w:pPr>
            <w:r>
              <w:lastRenderedPageBreak/>
              <w:t xml:space="preserve">T04 erfüllen, auf ein Event </w:t>
            </w:r>
            <w:r>
              <w:lastRenderedPageBreak/>
              <w:t>navigieren</w:t>
            </w:r>
            <w:r w:rsidR="4644312F">
              <w:t>,</w:t>
            </w:r>
            <w:r w:rsidR="706F38C5">
              <w:t xml:space="preserve"> </w:t>
            </w:r>
            <w:r w:rsidR="5AE98DC8">
              <w:t xml:space="preserve">welches </w:t>
            </w:r>
            <w:r w:rsidR="706F38C5">
              <w:t xml:space="preserve">du erstellt hast, bearbeiten wählen, einen weiteren Gast hinzufügen und absenden. </w:t>
            </w:r>
          </w:p>
        </w:tc>
        <w:tc>
          <w:tcPr>
            <w:tcW w:w="2653" w:type="dxa"/>
            <w:gridSpan w:val="2"/>
            <w:vAlign w:val="center"/>
            <w:hideMark/>
          </w:tcPr>
          <w:p w14:paraId="24149934" w14:textId="38EB5F0B" w:rsidR="706F38C5" w:rsidRDefault="706F38C5" w:rsidP="000D77CA">
            <w:pPr>
              <w:spacing w:after="160" w:line="278" w:lineRule="auto"/>
            </w:pPr>
            <w:r>
              <w:lastRenderedPageBreak/>
              <w:t xml:space="preserve">Eine erfolgreiche Nachricht, dass du </w:t>
            </w:r>
            <w:r>
              <w:lastRenderedPageBreak/>
              <w:t>Erfolgreich dein Event aktualisieren konntest und landest</w:t>
            </w:r>
            <w:r w:rsidR="39E2D90D">
              <w:t>,</w:t>
            </w:r>
            <w:r>
              <w:t xml:space="preserve"> dann auf der aktualisierten </w:t>
            </w:r>
            <w:r w:rsidR="3BDF0097">
              <w:t>Detail</w:t>
            </w:r>
            <w:r>
              <w:t xml:space="preserve"> Seite </w:t>
            </w:r>
            <w:r w:rsidR="449F6F8B">
              <w:t xml:space="preserve">von dem </w:t>
            </w:r>
            <w:r w:rsidR="39E2D90D">
              <w:t>einzelnen</w:t>
            </w:r>
            <w:r w:rsidR="449F6F8B">
              <w:t xml:space="preserve"> Event. </w:t>
            </w:r>
          </w:p>
        </w:tc>
      </w:tr>
      <w:tr w:rsidR="1ABBB6F5" w14:paraId="102E9A72" w14:textId="77777777" w:rsidTr="1ABBB6F5">
        <w:trPr>
          <w:trHeight w:val="300"/>
          <w:tblCellSpacing w:w="15" w:type="dxa"/>
        </w:trPr>
        <w:tc>
          <w:tcPr>
            <w:tcW w:w="953" w:type="dxa"/>
            <w:vAlign w:val="center"/>
            <w:hideMark/>
          </w:tcPr>
          <w:p w14:paraId="110CDAC8" w14:textId="6DC20A8B" w:rsidR="1ABBB6F5" w:rsidRDefault="2173647E" w:rsidP="1ABBB6F5">
            <w:pPr>
              <w:spacing w:line="278" w:lineRule="auto"/>
            </w:pPr>
            <w:r>
              <w:lastRenderedPageBreak/>
              <w:t>T07</w:t>
            </w:r>
          </w:p>
        </w:tc>
        <w:tc>
          <w:tcPr>
            <w:tcW w:w="2285" w:type="dxa"/>
            <w:vAlign w:val="center"/>
            <w:hideMark/>
          </w:tcPr>
          <w:p w14:paraId="359A00FF" w14:textId="005AF18B" w:rsidR="1ABBB6F5" w:rsidRDefault="2DA63DF8" w:rsidP="1ABBB6F5">
            <w:pPr>
              <w:spacing w:line="278" w:lineRule="auto"/>
            </w:pPr>
            <w:r>
              <w:t>Als ein angemeldeter Nutzer siehst du die Gäste</w:t>
            </w:r>
            <w:r w:rsidR="433F2735">
              <w:t>,</w:t>
            </w:r>
            <w:r>
              <w:t xml:space="preserve"> </w:t>
            </w:r>
            <w:r w:rsidR="632AB7EE">
              <w:t>die in dem Event eingeladen wurdest, in dem du auch drin bist</w:t>
            </w:r>
          </w:p>
        </w:tc>
        <w:tc>
          <w:tcPr>
            <w:tcW w:w="2065" w:type="dxa"/>
            <w:gridSpan w:val="2"/>
            <w:vAlign w:val="center"/>
            <w:hideMark/>
          </w:tcPr>
          <w:p w14:paraId="2C9C4601" w14:textId="1BF2B1DB" w:rsidR="1ABBB6F5" w:rsidRDefault="0C402990" w:rsidP="1ABBB6F5">
            <w:pPr>
              <w:spacing w:line="278" w:lineRule="auto"/>
            </w:pPr>
            <w:r>
              <w:t xml:space="preserve">T04 erfüllen, auf ein </w:t>
            </w:r>
            <w:r w:rsidR="6D36C39E">
              <w:t xml:space="preserve">einzelnes </w:t>
            </w:r>
            <w:r>
              <w:t>Event klicken, auf dem du eingeladen wurdest</w:t>
            </w:r>
          </w:p>
        </w:tc>
        <w:tc>
          <w:tcPr>
            <w:tcW w:w="2624" w:type="dxa"/>
            <w:vAlign w:val="center"/>
            <w:hideMark/>
          </w:tcPr>
          <w:p w14:paraId="433917FF" w14:textId="2FE6D650" w:rsidR="239388F1" w:rsidRDefault="239388F1" w:rsidP="693D40DC">
            <w:pPr>
              <w:spacing w:line="278" w:lineRule="auto"/>
              <w:jc w:val="right"/>
            </w:pPr>
            <w:r>
              <w:t>Auf der einzelnen Event Detail Seite sehen</w:t>
            </w:r>
            <w:r w:rsidR="371D42C3">
              <w:t>,</w:t>
            </w:r>
            <w:r>
              <w:t xml:space="preserve"> wer alles eingeladen ist und teilnimmt</w:t>
            </w:r>
          </w:p>
        </w:tc>
      </w:tr>
    </w:tbl>
    <w:p w14:paraId="2E171158" w14:textId="0B17C70E" w:rsidR="00A95259" w:rsidRDefault="00A9525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FB920FA" w14:textId="0B17C70E" w:rsidR="00FE1C4D" w:rsidRDefault="00DA5A9D" w:rsidP="00077880">
      <w:pPr>
        <w:pStyle w:val="Heading1"/>
      </w:pPr>
      <w:bookmarkStart w:id="24" w:name="_Toc219367605"/>
      <w:bookmarkStart w:id="25" w:name="_Toc219367673"/>
      <w:bookmarkStart w:id="26" w:name="_Toc219367732"/>
      <w:bookmarkStart w:id="27" w:name="_Toc219445193"/>
      <w:r>
        <w:lastRenderedPageBreak/>
        <w:t>Use-Case Beschreibungen</w:t>
      </w:r>
      <w:bookmarkEnd w:id="24"/>
      <w:bookmarkEnd w:id="25"/>
      <w:bookmarkEnd w:id="26"/>
      <w:bookmarkEnd w:id="27"/>
    </w:p>
    <w:p w14:paraId="56493DC6" w14:textId="112F62E6" w:rsidR="00A47975" w:rsidRDefault="00A47975" w:rsidP="00A47975">
      <w:pPr>
        <w:pStyle w:val="Caption"/>
        <w:keepNext/>
      </w:pPr>
      <w:r>
        <w:fldChar w:fldCharType="begin"/>
      </w:r>
      <w:r>
        <w:instrText xml:space="preserve"> SEQ Table \* ARABIC </w:instrText>
      </w:r>
      <w:r>
        <w:fldChar w:fldCharType="separate"/>
      </w:r>
      <w:bookmarkStart w:id="28" w:name="_Toc219444968"/>
      <w:r w:rsidR="003B7BAD">
        <w:rPr>
          <w:noProof/>
        </w:rPr>
        <w:t>3</w:t>
      </w:r>
      <w:r>
        <w:fldChar w:fldCharType="end"/>
      </w:r>
      <w:r>
        <w:t xml:space="preserve"> Tabelle 5.4.1 UC1</w:t>
      </w:r>
      <w:bookmarkEnd w:id="28"/>
    </w:p>
    <w:tbl>
      <w:tblPr>
        <w:tblStyle w:val="GridTable4"/>
        <w:tblW w:w="9584" w:type="dxa"/>
        <w:tblLook w:val="04A0" w:firstRow="1" w:lastRow="0" w:firstColumn="1" w:lastColumn="0" w:noHBand="0" w:noVBand="1"/>
      </w:tblPr>
      <w:tblGrid>
        <w:gridCol w:w="2734"/>
        <w:gridCol w:w="6850"/>
      </w:tblGrid>
      <w:tr w:rsidR="00723494" w14:paraId="4AF82035" w14:textId="77777777" w:rsidTr="007D1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34C46F78" w14:textId="2DA76830" w:rsidR="00723494" w:rsidRPr="007D1D88" w:rsidRDefault="00260387" w:rsidP="00B267F8">
            <w:pPr>
              <w:pStyle w:val="Title"/>
              <w:rPr>
                <w:sz w:val="36"/>
                <w:szCs w:val="36"/>
              </w:rPr>
            </w:pPr>
            <w:r w:rsidRPr="007D1D88">
              <w:rPr>
                <w:sz w:val="36"/>
                <w:szCs w:val="36"/>
              </w:rPr>
              <w:t>5.4.1</w:t>
            </w:r>
          </w:p>
        </w:tc>
        <w:tc>
          <w:tcPr>
            <w:tcW w:w="6850" w:type="dxa"/>
          </w:tcPr>
          <w:p w14:paraId="6EF51373" w14:textId="35A25A8A" w:rsidR="00723494" w:rsidRPr="007D1D88" w:rsidRDefault="00260387" w:rsidP="00B267F8">
            <w:pPr>
              <w:pStyle w:val="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D1D88">
              <w:rPr>
                <w:sz w:val="36"/>
                <w:szCs w:val="36"/>
              </w:rPr>
              <w:t>User erstellt ein Event</w:t>
            </w:r>
          </w:p>
        </w:tc>
      </w:tr>
      <w:tr w:rsidR="00723494" w14:paraId="47336B00" w14:textId="77777777" w:rsidTr="00D40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2BF86DA4" w14:textId="49BE7073" w:rsidR="00723494" w:rsidRPr="0096329A" w:rsidRDefault="002F0152" w:rsidP="00DA5A9D">
            <w:pPr>
              <w:rPr>
                <w:color w:val="000000" w:themeColor="text1"/>
                <w:sz w:val="28"/>
                <w:szCs w:val="28"/>
              </w:rPr>
            </w:pPr>
            <w:r w:rsidRPr="0096329A">
              <w:rPr>
                <w:color w:val="000000" w:themeColor="text1"/>
                <w:sz w:val="28"/>
                <w:szCs w:val="28"/>
              </w:rPr>
              <w:t>Akteure:</w:t>
            </w:r>
          </w:p>
        </w:tc>
        <w:tc>
          <w:tcPr>
            <w:tcW w:w="6850" w:type="dxa"/>
          </w:tcPr>
          <w:p w14:paraId="749304FE" w14:textId="4212675C" w:rsidR="00723494" w:rsidRPr="004C78FF" w:rsidRDefault="002F0152" w:rsidP="007234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Eingeloggter User</w:t>
            </w:r>
          </w:p>
        </w:tc>
      </w:tr>
      <w:tr w:rsidR="00723494" w14:paraId="6F2806EE" w14:textId="77777777" w:rsidTr="00D400BE">
        <w:trPr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1A9CBA0A" w14:textId="2AF5CF00" w:rsidR="00723494" w:rsidRPr="0096329A" w:rsidRDefault="002F0152" w:rsidP="00DA5A9D">
            <w:pPr>
              <w:rPr>
                <w:color w:val="000000" w:themeColor="text1"/>
                <w:sz w:val="28"/>
                <w:szCs w:val="28"/>
              </w:rPr>
            </w:pPr>
            <w:r w:rsidRPr="0096329A">
              <w:rPr>
                <w:color w:val="000000" w:themeColor="text1"/>
                <w:sz w:val="28"/>
                <w:szCs w:val="28"/>
              </w:rPr>
              <w:t>Kurzbeschreibung</w:t>
            </w:r>
          </w:p>
        </w:tc>
        <w:tc>
          <w:tcPr>
            <w:tcW w:w="6850" w:type="dxa"/>
          </w:tcPr>
          <w:p w14:paraId="0999DFB6" w14:textId="081C074E" w:rsidR="00723494" w:rsidRPr="004C78FF" w:rsidRDefault="008F773E" w:rsidP="00045CD9">
            <w:pPr>
              <w:ind w:right="2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Ein eingeloggter User erstellt ein neues Event mit grundlegenden Informationen.</w:t>
            </w:r>
          </w:p>
        </w:tc>
      </w:tr>
      <w:tr w:rsidR="00723494" w14:paraId="57B726A0" w14:textId="77777777" w:rsidTr="00D40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6D9ED30B" w14:textId="7FC4C358" w:rsidR="00723494" w:rsidRPr="0096329A" w:rsidRDefault="002F0152" w:rsidP="00DA5A9D">
            <w:pPr>
              <w:rPr>
                <w:color w:val="000000" w:themeColor="text1"/>
                <w:sz w:val="28"/>
                <w:szCs w:val="28"/>
              </w:rPr>
            </w:pPr>
            <w:r w:rsidRPr="0096329A">
              <w:rPr>
                <w:color w:val="000000" w:themeColor="text1"/>
                <w:sz w:val="28"/>
                <w:szCs w:val="28"/>
              </w:rPr>
              <w:t>Vorbedingungen</w:t>
            </w:r>
          </w:p>
        </w:tc>
        <w:tc>
          <w:tcPr>
            <w:tcW w:w="6850" w:type="dxa"/>
          </w:tcPr>
          <w:p w14:paraId="01132D22" w14:textId="65B7B3AE" w:rsidR="00723494" w:rsidRPr="004C78FF" w:rsidRDefault="008F773E" w:rsidP="00DA5A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User ist authentifiziert.</w:t>
            </w:r>
          </w:p>
        </w:tc>
      </w:tr>
      <w:tr w:rsidR="00723494" w14:paraId="3D21E4D2" w14:textId="77777777" w:rsidTr="00D400BE">
        <w:trPr>
          <w:trHeight w:val="1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2851A796" w14:textId="1CCC4442" w:rsidR="00723494" w:rsidRPr="0096329A" w:rsidRDefault="002F0152" w:rsidP="00DA5A9D">
            <w:pPr>
              <w:rPr>
                <w:color w:val="000000" w:themeColor="text1"/>
                <w:sz w:val="28"/>
                <w:szCs w:val="28"/>
              </w:rPr>
            </w:pPr>
            <w:r w:rsidRPr="0096329A">
              <w:rPr>
                <w:color w:val="000000" w:themeColor="text1"/>
                <w:sz w:val="28"/>
                <w:szCs w:val="28"/>
              </w:rPr>
              <w:t>Eingabedaten</w:t>
            </w:r>
          </w:p>
        </w:tc>
        <w:tc>
          <w:tcPr>
            <w:tcW w:w="6850" w:type="dxa"/>
          </w:tcPr>
          <w:p w14:paraId="49AA3A1D" w14:textId="77777777" w:rsidR="00723494" w:rsidRPr="004C78FF" w:rsidRDefault="00AD6B4E" w:rsidP="008F773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Event-</w:t>
            </w:r>
            <w:r w:rsidR="008F773E" w:rsidRPr="004C78FF">
              <w:rPr>
                <w:sz w:val="28"/>
                <w:szCs w:val="28"/>
              </w:rPr>
              <w:t>Name</w:t>
            </w:r>
          </w:p>
          <w:p w14:paraId="5F570214" w14:textId="2BF85301" w:rsidR="008F773E" w:rsidRPr="004C78FF" w:rsidRDefault="00AD6B4E" w:rsidP="008F773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Beschreibung</w:t>
            </w:r>
          </w:p>
          <w:p w14:paraId="48A6D93B" w14:textId="77D7F2A1" w:rsidR="00AD6B4E" w:rsidRPr="004C78FF" w:rsidRDefault="00AD6B4E" w:rsidP="008F773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Ort</w:t>
            </w:r>
          </w:p>
          <w:p w14:paraId="10ACB3AE" w14:textId="1E3D1168" w:rsidR="00AD6B4E" w:rsidRPr="004C78FF" w:rsidRDefault="00AD6B4E" w:rsidP="008F773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Datum</w:t>
            </w:r>
          </w:p>
          <w:p w14:paraId="5F96F42A" w14:textId="13A51572" w:rsidR="00AD6B4E" w:rsidRPr="004C78FF" w:rsidRDefault="00AD6B4E" w:rsidP="008F773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Gäste-Liste</w:t>
            </w:r>
            <w:r w:rsidR="00D826FE" w:rsidRPr="004C78FF">
              <w:rPr>
                <w:sz w:val="28"/>
                <w:szCs w:val="28"/>
              </w:rPr>
              <w:t xml:space="preserve"> (Enthaltet Use-Case 5.4.2)</w:t>
            </w:r>
          </w:p>
        </w:tc>
      </w:tr>
      <w:tr w:rsidR="00723494" w14:paraId="1CD89C1D" w14:textId="77777777" w:rsidTr="00D40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585425E7" w14:textId="274EE510" w:rsidR="00723494" w:rsidRPr="0096329A" w:rsidRDefault="002F0152" w:rsidP="00DA5A9D">
            <w:pPr>
              <w:rPr>
                <w:color w:val="000000" w:themeColor="text1"/>
                <w:sz w:val="28"/>
                <w:szCs w:val="28"/>
              </w:rPr>
            </w:pPr>
            <w:r w:rsidRPr="0096329A">
              <w:rPr>
                <w:color w:val="000000" w:themeColor="text1"/>
                <w:sz w:val="28"/>
                <w:szCs w:val="28"/>
              </w:rPr>
              <w:t>Ablauf</w:t>
            </w:r>
          </w:p>
        </w:tc>
        <w:tc>
          <w:tcPr>
            <w:tcW w:w="6850" w:type="dxa"/>
          </w:tcPr>
          <w:p w14:paraId="5ACFCC94" w14:textId="18873DFC" w:rsidR="00723494" w:rsidRPr="004C78FF" w:rsidRDefault="007E74C4" w:rsidP="007E74C4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 xml:space="preserve">User öffnet die Funktion «Create </w:t>
            </w:r>
            <w:r w:rsidR="002473D3" w:rsidRPr="004C78FF">
              <w:rPr>
                <w:sz w:val="28"/>
                <w:szCs w:val="28"/>
              </w:rPr>
              <w:t>Event</w:t>
            </w:r>
            <w:r w:rsidRPr="004C78FF">
              <w:rPr>
                <w:sz w:val="28"/>
                <w:szCs w:val="28"/>
              </w:rPr>
              <w:t>»</w:t>
            </w:r>
          </w:p>
          <w:p w14:paraId="4CC7FAC7" w14:textId="0323D1DC" w:rsidR="007E74C4" w:rsidRPr="004C78FF" w:rsidRDefault="007E74C4" w:rsidP="007E74C4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 xml:space="preserve">User gibt Event-Name, </w:t>
            </w:r>
            <w:r w:rsidR="002473D3" w:rsidRPr="004C78FF">
              <w:rPr>
                <w:sz w:val="28"/>
                <w:szCs w:val="28"/>
              </w:rPr>
              <w:t>Beschreibung</w:t>
            </w:r>
            <w:r w:rsidRPr="004C78FF">
              <w:rPr>
                <w:sz w:val="28"/>
                <w:szCs w:val="28"/>
              </w:rPr>
              <w:t>, Ort, Datum und Gäste-Liste ein</w:t>
            </w:r>
          </w:p>
          <w:p w14:paraId="1589A51C" w14:textId="77777777" w:rsidR="007E74C4" w:rsidRPr="004C78FF" w:rsidRDefault="00260F8E" w:rsidP="007E74C4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User bestätigt die Eingaben</w:t>
            </w:r>
          </w:p>
          <w:p w14:paraId="0FB0C4B6" w14:textId="5821DF81" w:rsidR="00364D40" w:rsidRPr="004C78FF" w:rsidRDefault="00364D40" w:rsidP="007E74C4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System validiert die Eingaben</w:t>
            </w:r>
          </w:p>
          <w:p w14:paraId="2F3EF20D" w14:textId="2BA645C3" w:rsidR="00260F8E" w:rsidRPr="004C78FF" w:rsidRDefault="00260F8E" w:rsidP="007E74C4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Event wird gespeichert</w:t>
            </w:r>
          </w:p>
        </w:tc>
      </w:tr>
      <w:tr w:rsidR="00723494" w14:paraId="617EB4D6" w14:textId="77777777" w:rsidTr="00D400BE">
        <w:trPr>
          <w:trHeight w:val="1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3CE9D1A3" w14:textId="6C5CBB0C" w:rsidR="00723494" w:rsidRPr="0096329A" w:rsidRDefault="002F0152" w:rsidP="00DA5A9D">
            <w:pPr>
              <w:rPr>
                <w:color w:val="000000" w:themeColor="text1"/>
                <w:sz w:val="28"/>
                <w:szCs w:val="28"/>
              </w:rPr>
            </w:pPr>
            <w:r w:rsidRPr="0096329A">
              <w:rPr>
                <w:color w:val="000000" w:themeColor="text1"/>
                <w:sz w:val="28"/>
                <w:szCs w:val="28"/>
              </w:rPr>
              <w:t>Validierungen</w:t>
            </w:r>
          </w:p>
        </w:tc>
        <w:tc>
          <w:tcPr>
            <w:tcW w:w="6850" w:type="dxa"/>
          </w:tcPr>
          <w:p w14:paraId="1EB7016D" w14:textId="77777777" w:rsidR="00723494" w:rsidRPr="004C78FF" w:rsidRDefault="00364D40" w:rsidP="00364D4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Datum muss in der Zukunft liegen</w:t>
            </w:r>
          </w:p>
          <w:p w14:paraId="711C3088" w14:textId="1923722F" w:rsidR="00364D40" w:rsidRPr="004C78FF" w:rsidRDefault="00364D40" w:rsidP="00364D4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Event-Name, Ort</w:t>
            </w:r>
            <w:r w:rsidR="00C54E66" w:rsidRPr="004C78FF">
              <w:rPr>
                <w:sz w:val="28"/>
                <w:szCs w:val="28"/>
              </w:rPr>
              <w:t xml:space="preserve"> </w:t>
            </w:r>
            <w:r w:rsidR="00D4274C" w:rsidRPr="004C78FF">
              <w:rPr>
                <w:sz w:val="28"/>
                <w:szCs w:val="28"/>
              </w:rPr>
              <w:t>und</w:t>
            </w:r>
            <w:r w:rsidRPr="004C78FF">
              <w:rPr>
                <w:sz w:val="28"/>
                <w:szCs w:val="28"/>
              </w:rPr>
              <w:t xml:space="preserve"> Darum </w:t>
            </w:r>
            <w:r w:rsidR="00F4780F" w:rsidRPr="004C78FF">
              <w:rPr>
                <w:sz w:val="28"/>
                <w:szCs w:val="28"/>
              </w:rPr>
              <w:t>sind Pflichtfelder</w:t>
            </w:r>
          </w:p>
        </w:tc>
      </w:tr>
      <w:tr w:rsidR="00723494" w14:paraId="60CB4FAC" w14:textId="77777777" w:rsidTr="004E2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54EC5114" w14:textId="3BE6EBEE" w:rsidR="00723494" w:rsidRPr="0096329A" w:rsidRDefault="008F773E" w:rsidP="00DA5A9D">
            <w:pPr>
              <w:rPr>
                <w:color w:val="000000" w:themeColor="text1"/>
                <w:sz w:val="28"/>
                <w:szCs w:val="28"/>
              </w:rPr>
            </w:pPr>
            <w:r w:rsidRPr="0096329A">
              <w:rPr>
                <w:color w:val="000000" w:themeColor="text1"/>
                <w:sz w:val="28"/>
                <w:szCs w:val="28"/>
              </w:rPr>
              <w:t>Feedback</w:t>
            </w:r>
          </w:p>
        </w:tc>
        <w:tc>
          <w:tcPr>
            <w:tcW w:w="6850" w:type="dxa"/>
          </w:tcPr>
          <w:p w14:paraId="3F2C2226" w14:textId="77777777" w:rsidR="00723494" w:rsidRPr="004C78FF" w:rsidRDefault="00243B3E" w:rsidP="00F4780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Erfolgsmeldung bei erfolgreicher</w:t>
            </w:r>
            <w:r w:rsidR="003B033E" w:rsidRPr="004C78FF">
              <w:rPr>
                <w:sz w:val="28"/>
                <w:szCs w:val="28"/>
              </w:rPr>
              <w:t xml:space="preserve"> Erstellung</w:t>
            </w:r>
          </w:p>
          <w:p w14:paraId="08EF5638" w14:textId="4D314BD0" w:rsidR="003B033E" w:rsidRPr="004C78FF" w:rsidRDefault="003B033E" w:rsidP="006F412B">
            <w:pPr>
              <w:pStyle w:val="ListParagraph"/>
              <w:keepNext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Fehlermeldung bei ungültigen Eingaben</w:t>
            </w:r>
          </w:p>
        </w:tc>
      </w:tr>
    </w:tbl>
    <w:p w14:paraId="73DDD514" w14:textId="77777777" w:rsidR="00CF319E" w:rsidRPr="00CF319E" w:rsidRDefault="00CF319E" w:rsidP="00CF319E">
      <w:pPr>
        <w:rPr>
          <w:lang w:eastAsia="de-CH"/>
        </w:rPr>
      </w:pPr>
    </w:p>
    <w:p w14:paraId="387E0E68" w14:textId="3388C864" w:rsidR="00DF5E0F" w:rsidRDefault="00DF5E0F" w:rsidP="00DF5E0F">
      <w:pPr>
        <w:pStyle w:val="Caption"/>
        <w:keepNext/>
      </w:pPr>
      <w:r>
        <w:fldChar w:fldCharType="begin"/>
      </w:r>
      <w:r>
        <w:instrText xml:space="preserve"> SEQ Table \* ARABIC </w:instrText>
      </w:r>
      <w:r>
        <w:fldChar w:fldCharType="separate"/>
      </w:r>
      <w:bookmarkStart w:id="29" w:name="_Toc219444969"/>
      <w:r w:rsidR="003B7BAD">
        <w:rPr>
          <w:noProof/>
        </w:rPr>
        <w:t>4</w:t>
      </w:r>
      <w:r>
        <w:fldChar w:fldCharType="end"/>
      </w:r>
      <w:r>
        <w:t xml:space="preserve"> Tabelle 5.4.2 UC2</w:t>
      </w:r>
      <w:bookmarkEnd w:id="29"/>
    </w:p>
    <w:tbl>
      <w:tblPr>
        <w:tblStyle w:val="GridTable4"/>
        <w:tblW w:w="9584" w:type="dxa"/>
        <w:tblLook w:val="04A0" w:firstRow="1" w:lastRow="0" w:firstColumn="1" w:lastColumn="0" w:noHBand="0" w:noVBand="1"/>
      </w:tblPr>
      <w:tblGrid>
        <w:gridCol w:w="2734"/>
        <w:gridCol w:w="6850"/>
      </w:tblGrid>
      <w:tr w:rsidR="003B07D7" w14:paraId="71CC50E0" w14:textId="77777777" w:rsidTr="00D40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20F41B3D" w14:textId="1B28C565" w:rsidR="003B07D7" w:rsidRPr="00B267F8" w:rsidRDefault="003B07D7" w:rsidP="00B267F8">
            <w:pPr>
              <w:pStyle w:val="Title"/>
              <w:rPr>
                <w:sz w:val="36"/>
                <w:szCs w:val="36"/>
              </w:rPr>
            </w:pPr>
            <w:r w:rsidRPr="00B267F8">
              <w:rPr>
                <w:sz w:val="36"/>
                <w:szCs w:val="36"/>
              </w:rPr>
              <w:t>5.4.2</w:t>
            </w:r>
          </w:p>
        </w:tc>
        <w:tc>
          <w:tcPr>
            <w:tcW w:w="6850" w:type="dxa"/>
          </w:tcPr>
          <w:p w14:paraId="4FC5C967" w14:textId="4208F837" w:rsidR="003B07D7" w:rsidRPr="00B267F8" w:rsidRDefault="003B07D7" w:rsidP="00B267F8">
            <w:pPr>
              <w:pStyle w:val="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267F8">
              <w:rPr>
                <w:sz w:val="36"/>
                <w:szCs w:val="36"/>
              </w:rPr>
              <w:t>Event-Ersteller fügt Gäste hinzu</w:t>
            </w:r>
          </w:p>
        </w:tc>
      </w:tr>
      <w:tr w:rsidR="003B07D7" w:rsidRPr="004C78FF" w14:paraId="382629DC" w14:textId="77777777" w:rsidTr="007D1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4647A71F" w14:textId="77777777" w:rsidR="003B07D7" w:rsidRPr="004C78FF" w:rsidRDefault="003B07D7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Akteure:</w:t>
            </w:r>
          </w:p>
        </w:tc>
        <w:tc>
          <w:tcPr>
            <w:tcW w:w="6850" w:type="dxa"/>
          </w:tcPr>
          <w:p w14:paraId="45E332F1" w14:textId="20562E8B" w:rsidR="003B07D7" w:rsidRPr="004C78FF" w:rsidRDefault="003B07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Eingeloggter User</w:t>
            </w:r>
            <w:r w:rsidR="00DB19CF" w:rsidRPr="004C78FF">
              <w:rPr>
                <w:sz w:val="28"/>
                <w:szCs w:val="28"/>
              </w:rPr>
              <w:t>(Event-Ersteller)</w:t>
            </w:r>
          </w:p>
        </w:tc>
      </w:tr>
      <w:tr w:rsidR="003B07D7" w:rsidRPr="004C78FF" w14:paraId="631D6977" w14:textId="77777777" w:rsidTr="007D1D88">
        <w:trPr>
          <w:trHeight w:val="1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2B209C63" w14:textId="77777777" w:rsidR="003B07D7" w:rsidRPr="004C78FF" w:rsidRDefault="003B07D7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Kurzbeschreibung</w:t>
            </w:r>
          </w:p>
        </w:tc>
        <w:tc>
          <w:tcPr>
            <w:tcW w:w="6850" w:type="dxa"/>
          </w:tcPr>
          <w:p w14:paraId="1D1C5609" w14:textId="1D893739" w:rsidR="00BF14C8" w:rsidRPr="004C78FF" w:rsidRDefault="003B07D7">
            <w:pPr>
              <w:ind w:right="2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 xml:space="preserve">Ein eingeloggter User erstellt ein neues Event </w:t>
            </w:r>
            <w:r w:rsidR="00D826FE" w:rsidRPr="004C78FF">
              <w:rPr>
                <w:sz w:val="28"/>
                <w:szCs w:val="28"/>
              </w:rPr>
              <w:t>und da</w:t>
            </w:r>
            <w:r w:rsidR="00DB19CF" w:rsidRPr="004C78FF">
              <w:rPr>
                <w:sz w:val="28"/>
                <w:szCs w:val="28"/>
              </w:rPr>
              <w:t>n</w:t>
            </w:r>
            <w:r w:rsidR="00F2630C" w:rsidRPr="004C78FF">
              <w:rPr>
                <w:sz w:val="28"/>
                <w:szCs w:val="28"/>
              </w:rPr>
              <w:t xml:space="preserve">n öffnet </w:t>
            </w:r>
            <w:r w:rsidR="0047330D" w:rsidRPr="004C78FF">
              <w:rPr>
                <w:sz w:val="28"/>
                <w:szCs w:val="28"/>
              </w:rPr>
              <w:t xml:space="preserve">sich </w:t>
            </w:r>
            <w:r w:rsidR="00F2630C" w:rsidRPr="004C78FF">
              <w:rPr>
                <w:sz w:val="28"/>
                <w:szCs w:val="28"/>
              </w:rPr>
              <w:t xml:space="preserve">ein </w:t>
            </w:r>
            <w:r w:rsidR="007B048E" w:rsidRPr="004C78FF">
              <w:rPr>
                <w:sz w:val="28"/>
                <w:szCs w:val="28"/>
              </w:rPr>
              <w:t>Drop Down Feld</w:t>
            </w:r>
            <w:r w:rsidR="00F2630C" w:rsidRPr="004C78FF">
              <w:rPr>
                <w:sz w:val="28"/>
                <w:szCs w:val="28"/>
              </w:rPr>
              <w:t xml:space="preserve">, indem man </w:t>
            </w:r>
            <w:r w:rsidR="0047330D" w:rsidRPr="004C78FF">
              <w:rPr>
                <w:sz w:val="28"/>
                <w:szCs w:val="28"/>
              </w:rPr>
              <w:t>die Gäste/Users</w:t>
            </w:r>
            <w:r w:rsidR="00C441C3" w:rsidRPr="004C78FF">
              <w:rPr>
                <w:sz w:val="28"/>
                <w:szCs w:val="28"/>
              </w:rPr>
              <w:t xml:space="preserve"> hinzufügen kann.</w:t>
            </w:r>
          </w:p>
        </w:tc>
      </w:tr>
      <w:tr w:rsidR="003B07D7" w:rsidRPr="004C78FF" w14:paraId="7FCA5C89" w14:textId="77777777" w:rsidTr="007D1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7A63DE08" w14:textId="77777777" w:rsidR="003B07D7" w:rsidRPr="004C78FF" w:rsidRDefault="003B07D7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Vorbedingungen</w:t>
            </w:r>
          </w:p>
        </w:tc>
        <w:tc>
          <w:tcPr>
            <w:tcW w:w="6850" w:type="dxa"/>
          </w:tcPr>
          <w:p w14:paraId="510F9782" w14:textId="77777777" w:rsidR="000676B2" w:rsidRPr="004C78FF" w:rsidRDefault="003B07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User ist authentifiziert.</w:t>
            </w:r>
          </w:p>
          <w:p w14:paraId="6449D702" w14:textId="17619D7A" w:rsidR="00F2630C" w:rsidRPr="004C78FF" w:rsidRDefault="00F263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User hat alle Event Pflich</w:t>
            </w:r>
            <w:r w:rsidR="002473D3">
              <w:rPr>
                <w:sz w:val="28"/>
                <w:szCs w:val="28"/>
              </w:rPr>
              <w:t>t</w:t>
            </w:r>
            <w:r w:rsidRPr="004C78FF">
              <w:rPr>
                <w:sz w:val="28"/>
                <w:szCs w:val="28"/>
              </w:rPr>
              <w:t>felder ausgefüllt.</w:t>
            </w:r>
          </w:p>
        </w:tc>
      </w:tr>
      <w:tr w:rsidR="003B07D7" w:rsidRPr="004C78FF" w14:paraId="4F4E799E" w14:textId="77777777" w:rsidTr="004E212A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114CFACB" w14:textId="77777777" w:rsidR="003B07D7" w:rsidRPr="004C78FF" w:rsidRDefault="003B07D7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Eingabedaten</w:t>
            </w:r>
          </w:p>
        </w:tc>
        <w:tc>
          <w:tcPr>
            <w:tcW w:w="6850" w:type="dxa"/>
          </w:tcPr>
          <w:p w14:paraId="2D5C7703" w14:textId="2DB09852" w:rsidR="003B07D7" w:rsidRPr="004C78FF" w:rsidRDefault="00B152D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Gäste (Users)</w:t>
            </w:r>
          </w:p>
        </w:tc>
      </w:tr>
      <w:tr w:rsidR="003B07D7" w:rsidRPr="004C78FF" w14:paraId="2BA1C19E" w14:textId="77777777" w:rsidTr="007D1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109C7FD6" w14:textId="77777777" w:rsidR="003B07D7" w:rsidRPr="004C78FF" w:rsidRDefault="003B07D7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lastRenderedPageBreak/>
              <w:t>Ablauf</w:t>
            </w:r>
          </w:p>
        </w:tc>
        <w:tc>
          <w:tcPr>
            <w:tcW w:w="6850" w:type="dxa"/>
          </w:tcPr>
          <w:p w14:paraId="5EE0FB9F" w14:textId="21BF8F4E" w:rsidR="003B07D7" w:rsidRPr="004C78FF" w:rsidRDefault="003B07D7" w:rsidP="00B152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 xml:space="preserve">User </w:t>
            </w:r>
            <w:r w:rsidR="00B152DB" w:rsidRPr="004C78FF">
              <w:rPr>
                <w:sz w:val="28"/>
                <w:szCs w:val="28"/>
              </w:rPr>
              <w:t xml:space="preserve">füllt alle Pflichtfelder des </w:t>
            </w:r>
            <w:r w:rsidR="002473D3" w:rsidRPr="004C78FF">
              <w:rPr>
                <w:sz w:val="28"/>
                <w:szCs w:val="28"/>
              </w:rPr>
              <w:t>Events</w:t>
            </w:r>
            <w:r w:rsidR="00B152DB" w:rsidRPr="004C78FF">
              <w:rPr>
                <w:sz w:val="28"/>
                <w:szCs w:val="28"/>
              </w:rPr>
              <w:t xml:space="preserve"> aus</w:t>
            </w:r>
          </w:p>
          <w:p w14:paraId="7821FC84" w14:textId="3ADAE835" w:rsidR="003B07D7" w:rsidRPr="004C78FF" w:rsidRDefault="003B07D7" w:rsidP="00B152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 xml:space="preserve">User </w:t>
            </w:r>
            <w:r w:rsidR="00422742" w:rsidRPr="004C78FF">
              <w:rPr>
                <w:sz w:val="28"/>
                <w:szCs w:val="28"/>
              </w:rPr>
              <w:t>bestätigt die Eingaben</w:t>
            </w:r>
          </w:p>
          <w:p w14:paraId="614491FF" w14:textId="1F6B1A35" w:rsidR="004A5E73" w:rsidRPr="004C78FF" w:rsidRDefault="004A5E73" w:rsidP="004A5E73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System validiert die Eingaben</w:t>
            </w:r>
          </w:p>
          <w:p w14:paraId="49BEBBCF" w14:textId="0272495E" w:rsidR="00422742" w:rsidRPr="004C78FF" w:rsidRDefault="004A5E73" w:rsidP="00B152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Es ö</w:t>
            </w:r>
            <w:r w:rsidR="001E6FC8" w:rsidRPr="004C78FF">
              <w:rPr>
                <w:sz w:val="28"/>
                <w:szCs w:val="28"/>
              </w:rPr>
              <w:t xml:space="preserve">ffnet sich ein Drop Down </w:t>
            </w:r>
            <w:r w:rsidR="001D1AE6" w:rsidRPr="004C78FF">
              <w:rPr>
                <w:sz w:val="28"/>
                <w:szCs w:val="28"/>
              </w:rPr>
              <w:t>Eingabe Feld für Gäste</w:t>
            </w:r>
            <w:r w:rsidRPr="004C78FF">
              <w:rPr>
                <w:sz w:val="28"/>
                <w:szCs w:val="28"/>
              </w:rPr>
              <w:t>-Liste</w:t>
            </w:r>
          </w:p>
          <w:p w14:paraId="425AA936" w14:textId="1166111A" w:rsidR="003B07D7" w:rsidRPr="004C78FF" w:rsidRDefault="00DD2DD4" w:rsidP="00B152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 xml:space="preserve">User </w:t>
            </w:r>
            <w:r w:rsidR="00DB7548" w:rsidRPr="004C78FF">
              <w:rPr>
                <w:sz w:val="28"/>
                <w:szCs w:val="28"/>
              </w:rPr>
              <w:t>schreibt</w:t>
            </w:r>
            <w:r w:rsidRPr="004C78FF">
              <w:rPr>
                <w:sz w:val="28"/>
                <w:szCs w:val="28"/>
              </w:rPr>
              <w:t xml:space="preserve"> </w:t>
            </w:r>
            <w:r w:rsidR="00E760DD" w:rsidRPr="004C78FF">
              <w:rPr>
                <w:sz w:val="28"/>
                <w:szCs w:val="28"/>
              </w:rPr>
              <w:t>Usernames</w:t>
            </w:r>
            <w:r w:rsidR="009628A6" w:rsidRPr="004C78FF">
              <w:rPr>
                <w:sz w:val="28"/>
                <w:szCs w:val="28"/>
              </w:rPr>
              <w:t xml:space="preserve"> der Gäste </w:t>
            </w:r>
            <w:r w:rsidR="00DB7548" w:rsidRPr="004C78FF">
              <w:rPr>
                <w:sz w:val="28"/>
                <w:szCs w:val="28"/>
              </w:rPr>
              <w:t>ins Feld</w:t>
            </w:r>
          </w:p>
          <w:p w14:paraId="392DE83F" w14:textId="792CA1D8" w:rsidR="007B048E" w:rsidRPr="004C78FF" w:rsidRDefault="00021B8C" w:rsidP="00B152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System überprüft</w:t>
            </w:r>
            <w:r w:rsidR="00B72B78" w:rsidRPr="004C78FF">
              <w:rPr>
                <w:sz w:val="28"/>
                <w:szCs w:val="28"/>
              </w:rPr>
              <w:t xml:space="preserve"> die </w:t>
            </w:r>
            <w:r w:rsidR="00EA253E" w:rsidRPr="004C78FF">
              <w:rPr>
                <w:sz w:val="28"/>
                <w:szCs w:val="28"/>
              </w:rPr>
              <w:t>U</w:t>
            </w:r>
            <w:r w:rsidR="00B72B78" w:rsidRPr="004C78FF">
              <w:rPr>
                <w:sz w:val="28"/>
                <w:szCs w:val="28"/>
              </w:rPr>
              <w:t>sernames</w:t>
            </w:r>
          </w:p>
          <w:p w14:paraId="3B6C7558" w14:textId="32430C28" w:rsidR="003B07D7" w:rsidRPr="004C78FF" w:rsidRDefault="007B048E" w:rsidP="00B152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User</w:t>
            </w:r>
            <w:r w:rsidR="00BA7FA6" w:rsidRPr="004C78FF">
              <w:rPr>
                <w:sz w:val="28"/>
                <w:szCs w:val="28"/>
              </w:rPr>
              <w:t>n</w:t>
            </w:r>
            <w:r w:rsidRPr="004C78FF">
              <w:rPr>
                <w:sz w:val="28"/>
                <w:szCs w:val="28"/>
              </w:rPr>
              <w:t xml:space="preserve"> wird zur Gästeliste hinzugefügt</w:t>
            </w:r>
            <w:r w:rsidR="00DB7548" w:rsidRPr="004C78FF">
              <w:rPr>
                <w:sz w:val="28"/>
                <w:szCs w:val="28"/>
              </w:rPr>
              <w:t xml:space="preserve"> </w:t>
            </w:r>
          </w:p>
          <w:p w14:paraId="2B1A50FD" w14:textId="4ADE9200" w:rsidR="00727E16" w:rsidRPr="004C78FF" w:rsidRDefault="00727E16" w:rsidP="00B152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Event wird gespeichert</w:t>
            </w:r>
          </w:p>
        </w:tc>
      </w:tr>
      <w:tr w:rsidR="003B07D7" w:rsidRPr="004C78FF" w14:paraId="6F9BB705" w14:textId="77777777" w:rsidTr="007D1D88">
        <w:trPr>
          <w:trHeight w:val="1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778D9DB7" w14:textId="77777777" w:rsidR="003B07D7" w:rsidRPr="004C78FF" w:rsidRDefault="003B07D7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Validierungen</w:t>
            </w:r>
          </w:p>
        </w:tc>
        <w:tc>
          <w:tcPr>
            <w:tcW w:w="6850" w:type="dxa"/>
          </w:tcPr>
          <w:p w14:paraId="7610A7A7" w14:textId="17AAC5EB" w:rsidR="0079095A" w:rsidRPr="004C78FF" w:rsidRDefault="0079095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Der hinzugefügte User muss</w:t>
            </w:r>
            <w:r w:rsidR="00FE72E8" w:rsidRPr="004C78FF">
              <w:rPr>
                <w:sz w:val="28"/>
                <w:szCs w:val="28"/>
              </w:rPr>
              <w:t xml:space="preserve"> ex</w:t>
            </w:r>
            <w:r w:rsidR="001C08FA" w:rsidRPr="004C78FF">
              <w:rPr>
                <w:sz w:val="28"/>
                <w:szCs w:val="28"/>
              </w:rPr>
              <w:t>istieren</w:t>
            </w:r>
          </w:p>
          <w:p w14:paraId="06E08D5C" w14:textId="4AEFA166" w:rsidR="003B07D7" w:rsidRPr="004C78FF" w:rsidRDefault="001C08F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Der User darf nicht bereits auf der Gäste-Liste stehen</w:t>
            </w:r>
          </w:p>
        </w:tc>
      </w:tr>
      <w:tr w:rsidR="003B07D7" w:rsidRPr="004C78FF" w14:paraId="761661E5" w14:textId="77777777" w:rsidTr="004E2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43C92849" w14:textId="77777777" w:rsidR="003B07D7" w:rsidRPr="004C78FF" w:rsidRDefault="003B07D7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Feedback</w:t>
            </w:r>
          </w:p>
        </w:tc>
        <w:tc>
          <w:tcPr>
            <w:tcW w:w="6850" w:type="dxa"/>
          </w:tcPr>
          <w:p w14:paraId="171B60E6" w14:textId="18DC6A8F" w:rsidR="003B07D7" w:rsidRPr="004C78FF" w:rsidRDefault="00850508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Bestätigung bei erfolgreicher Hinzufügen</w:t>
            </w:r>
          </w:p>
          <w:p w14:paraId="10610C02" w14:textId="26D6FD2D" w:rsidR="003B07D7" w:rsidRPr="004C78FF" w:rsidRDefault="00850508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Fehlermeldung bei Duplikaten oder nicht existierenden Usern</w:t>
            </w:r>
          </w:p>
        </w:tc>
      </w:tr>
    </w:tbl>
    <w:p w14:paraId="78C0E8DF" w14:textId="77777777" w:rsidR="0017721E" w:rsidRPr="004C78FF" w:rsidRDefault="0017721E" w:rsidP="0017721E">
      <w:pPr>
        <w:rPr>
          <w:sz w:val="28"/>
          <w:szCs w:val="28"/>
        </w:rPr>
      </w:pPr>
    </w:p>
    <w:p w14:paraId="0699CE94" w14:textId="19C287AB" w:rsidR="003B7BAD" w:rsidRDefault="003B7BAD" w:rsidP="003B7BAD">
      <w:pPr>
        <w:pStyle w:val="Caption"/>
        <w:keepNext/>
      </w:pPr>
      <w:r>
        <w:fldChar w:fldCharType="begin"/>
      </w:r>
      <w:r>
        <w:instrText xml:space="preserve"> SEQ Table \* ARABIC </w:instrText>
      </w:r>
      <w:r>
        <w:fldChar w:fldCharType="separate"/>
      </w:r>
      <w:bookmarkStart w:id="30" w:name="_Toc219444970"/>
      <w:r>
        <w:rPr>
          <w:noProof/>
        </w:rPr>
        <w:t>5</w:t>
      </w:r>
      <w:r>
        <w:fldChar w:fldCharType="end"/>
      </w:r>
      <w:r>
        <w:t xml:space="preserve"> Tabelle 5.4.3 UC3</w:t>
      </w:r>
      <w:bookmarkEnd w:id="30"/>
    </w:p>
    <w:tbl>
      <w:tblPr>
        <w:tblStyle w:val="GridTable4"/>
        <w:tblW w:w="9584" w:type="dxa"/>
        <w:tblLook w:val="04A0" w:firstRow="1" w:lastRow="0" w:firstColumn="1" w:lastColumn="0" w:noHBand="0" w:noVBand="1"/>
      </w:tblPr>
      <w:tblGrid>
        <w:gridCol w:w="2734"/>
        <w:gridCol w:w="6850"/>
      </w:tblGrid>
      <w:tr w:rsidR="0017721E" w:rsidRPr="004C78FF" w14:paraId="036F8EF7" w14:textId="77777777" w:rsidTr="00D40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1BB2A68E" w14:textId="7FE6B566" w:rsidR="0017721E" w:rsidRPr="00B267F8" w:rsidRDefault="0017721E" w:rsidP="00B267F8">
            <w:pPr>
              <w:pStyle w:val="Title"/>
              <w:rPr>
                <w:sz w:val="36"/>
                <w:szCs w:val="36"/>
              </w:rPr>
            </w:pPr>
            <w:r w:rsidRPr="00B267F8">
              <w:rPr>
                <w:sz w:val="36"/>
                <w:szCs w:val="36"/>
              </w:rPr>
              <w:t>5.4.3</w:t>
            </w:r>
          </w:p>
        </w:tc>
        <w:tc>
          <w:tcPr>
            <w:tcW w:w="6850" w:type="dxa"/>
          </w:tcPr>
          <w:p w14:paraId="2FAC6370" w14:textId="50ADA971" w:rsidR="0017721E" w:rsidRPr="00B267F8" w:rsidRDefault="0017721E" w:rsidP="00B267F8">
            <w:pPr>
              <w:pStyle w:val="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267F8">
              <w:rPr>
                <w:sz w:val="36"/>
                <w:szCs w:val="36"/>
              </w:rPr>
              <w:t>Event-Er</w:t>
            </w:r>
            <w:r w:rsidR="000B66D4" w:rsidRPr="00B267F8">
              <w:rPr>
                <w:sz w:val="36"/>
                <w:szCs w:val="36"/>
              </w:rPr>
              <w:t>steller oder Admin bearbeitet Event</w:t>
            </w:r>
          </w:p>
        </w:tc>
      </w:tr>
      <w:tr w:rsidR="0017721E" w:rsidRPr="004C78FF" w14:paraId="248986A6" w14:textId="77777777" w:rsidTr="00166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69CC53F3" w14:textId="77777777" w:rsidR="0017721E" w:rsidRPr="004C78FF" w:rsidRDefault="0017721E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Akteure:</w:t>
            </w:r>
          </w:p>
        </w:tc>
        <w:tc>
          <w:tcPr>
            <w:tcW w:w="6850" w:type="dxa"/>
          </w:tcPr>
          <w:p w14:paraId="5738BBB2" w14:textId="41F64713" w:rsidR="0017721E" w:rsidRPr="004C78FF" w:rsidRDefault="00177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Eingeloggter</w:t>
            </w:r>
            <w:r w:rsidR="003C3581" w:rsidRPr="004C78FF">
              <w:rPr>
                <w:sz w:val="28"/>
                <w:szCs w:val="28"/>
              </w:rPr>
              <w:t xml:space="preserve"> </w:t>
            </w:r>
            <w:r w:rsidRPr="004C78FF">
              <w:rPr>
                <w:sz w:val="28"/>
                <w:szCs w:val="28"/>
              </w:rPr>
              <w:t>Event-Ersteller</w:t>
            </w:r>
          </w:p>
          <w:p w14:paraId="5EBD7049" w14:textId="7AD79456" w:rsidR="004D5BC7" w:rsidRPr="004C78FF" w:rsidRDefault="004D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Eingeloggter</w:t>
            </w:r>
            <w:r w:rsidR="00B82247" w:rsidRPr="004C78FF">
              <w:rPr>
                <w:sz w:val="28"/>
                <w:szCs w:val="28"/>
              </w:rPr>
              <w:t xml:space="preserve"> Admin</w:t>
            </w:r>
          </w:p>
        </w:tc>
      </w:tr>
      <w:tr w:rsidR="0017721E" w:rsidRPr="004C78FF" w14:paraId="3B2BE0A7" w14:textId="77777777" w:rsidTr="00166ADA">
        <w:trPr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4AFF57E2" w14:textId="77777777" w:rsidR="0017721E" w:rsidRPr="004C78FF" w:rsidRDefault="0017721E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Kurzbeschreibung</w:t>
            </w:r>
          </w:p>
        </w:tc>
        <w:tc>
          <w:tcPr>
            <w:tcW w:w="6850" w:type="dxa"/>
          </w:tcPr>
          <w:p w14:paraId="40DB612D" w14:textId="470AB40A" w:rsidR="0017721E" w:rsidRPr="004C78FF" w:rsidRDefault="00FC2FC9">
            <w:pPr>
              <w:ind w:right="2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 xml:space="preserve">Ein Event </w:t>
            </w:r>
            <w:r w:rsidR="00685142" w:rsidRPr="004C78FF">
              <w:rPr>
                <w:sz w:val="28"/>
                <w:szCs w:val="28"/>
              </w:rPr>
              <w:t>kann durch den Ersteller oder einen Admin bearbeitet werden.</w:t>
            </w:r>
          </w:p>
        </w:tc>
      </w:tr>
      <w:tr w:rsidR="0017721E" w:rsidRPr="004C78FF" w14:paraId="46046257" w14:textId="77777777" w:rsidTr="004E2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1D563053" w14:textId="77777777" w:rsidR="0017721E" w:rsidRPr="004C78FF" w:rsidRDefault="0017721E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Vorbedingungen</w:t>
            </w:r>
          </w:p>
        </w:tc>
        <w:tc>
          <w:tcPr>
            <w:tcW w:w="6850" w:type="dxa"/>
          </w:tcPr>
          <w:p w14:paraId="63B866ED" w14:textId="7B06BA87" w:rsidR="00B82247" w:rsidRPr="004C78FF" w:rsidRDefault="00685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Event existiert</w:t>
            </w:r>
          </w:p>
          <w:p w14:paraId="2BC1D490" w14:textId="74EB4AD9" w:rsidR="00685142" w:rsidRPr="004C78FF" w:rsidRDefault="00685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User ist Event-</w:t>
            </w:r>
            <w:r w:rsidR="00FE3A9D" w:rsidRPr="004C78FF">
              <w:rPr>
                <w:sz w:val="28"/>
                <w:szCs w:val="28"/>
              </w:rPr>
              <w:t>Ersteller oder Admin</w:t>
            </w:r>
          </w:p>
        </w:tc>
      </w:tr>
      <w:tr w:rsidR="0017721E" w:rsidRPr="004C78FF" w14:paraId="5FB0D394" w14:textId="77777777" w:rsidTr="00166ADA">
        <w:trPr>
          <w:trHeight w:val="19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313D8F21" w14:textId="46206FB5" w:rsidR="0017721E" w:rsidRPr="004C78FF" w:rsidRDefault="00544216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Änderbare D</w:t>
            </w:r>
            <w:r w:rsidR="0017721E" w:rsidRPr="004C78FF">
              <w:rPr>
                <w:sz w:val="28"/>
                <w:szCs w:val="28"/>
              </w:rPr>
              <w:t>aten</w:t>
            </w:r>
          </w:p>
        </w:tc>
        <w:tc>
          <w:tcPr>
            <w:tcW w:w="6850" w:type="dxa"/>
          </w:tcPr>
          <w:p w14:paraId="365F3D23" w14:textId="77777777" w:rsidR="006F0FE9" w:rsidRPr="004C78FF" w:rsidRDefault="006F0FE9" w:rsidP="006F0FE9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Event-Name</w:t>
            </w:r>
          </w:p>
          <w:p w14:paraId="7EB9290C" w14:textId="77777777" w:rsidR="006F0FE9" w:rsidRPr="004C78FF" w:rsidRDefault="006F0FE9" w:rsidP="006F0FE9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Beschreibung</w:t>
            </w:r>
          </w:p>
          <w:p w14:paraId="2068C08D" w14:textId="77777777" w:rsidR="006F0FE9" w:rsidRPr="004C78FF" w:rsidRDefault="006F0FE9" w:rsidP="006F0FE9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Ort</w:t>
            </w:r>
          </w:p>
          <w:p w14:paraId="6DAF9931" w14:textId="77777777" w:rsidR="006F0FE9" w:rsidRPr="004C78FF" w:rsidRDefault="006F0FE9" w:rsidP="006F0FE9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Datum</w:t>
            </w:r>
          </w:p>
          <w:p w14:paraId="21A8B191" w14:textId="0494E0F2" w:rsidR="0017721E" w:rsidRPr="004C78FF" w:rsidRDefault="006F0FE9" w:rsidP="006F0FE9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Gäste-Liste (Enthaltet Use-Case 5.4.2)</w:t>
            </w:r>
          </w:p>
        </w:tc>
      </w:tr>
      <w:tr w:rsidR="0017721E" w:rsidRPr="004C78FF" w14:paraId="49516AD6" w14:textId="77777777" w:rsidTr="00166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1DB1AEAF" w14:textId="77777777" w:rsidR="0017721E" w:rsidRPr="004C78FF" w:rsidRDefault="0017721E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Ablauf</w:t>
            </w:r>
          </w:p>
        </w:tc>
        <w:tc>
          <w:tcPr>
            <w:tcW w:w="6850" w:type="dxa"/>
          </w:tcPr>
          <w:p w14:paraId="615230B1" w14:textId="44E83666" w:rsidR="00052130" w:rsidRPr="004C78FF" w:rsidRDefault="001E2848" w:rsidP="0006639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User öffnet die Event-Bearbeiten-Ansicht</w:t>
            </w:r>
          </w:p>
          <w:p w14:paraId="1C85D271" w14:textId="7C30DEE5" w:rsidR="001E2848" w:rsidRPr="004C78FF" w:rsidRDefault="001E2848" w:rsidP="0006639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Änderungen werden vorgenommen</w:t>
            </w:r>
          </w:p>
          <w:p w14:paraId="0B8048DC" w14:textId="28833464" w:rsidR="001E2848" w:rsidRPr="004C78FF" w:rsidRDefault="001E2848" w:rsidP="0006639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User speichert die Änderungen</w:t>
            </w:r>
          </w:p>
          <w:p w14:paraId="49EBFA9D" w14:textId="41C367FC" w:rsidR="001E2848" w:rsidRPr="004C78FF" w:rsidRDefault="001E2848" w:rsidP="0006639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System validiert die neuen Daten</w:t>
            </w:r>
          </w:p>
          <w:p w14:paraId="175C41B5" w14:textId="49A4757E" w:rsidR="001E2848" w:rsidRPr="004C78FF" w:rsidRDefault="001E2848" w:rsidP="0006639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Änderungen werden gespeichert</w:t>
            </w:r>
          </w:p>
        </w:tc>
      </w:tr>
      <w:tr w:rsidR="0017721E" w:rsidRPr="004C78FF" w14:paraId="0F9C194D" w14:textId="77777777" w:rsidTr="004E212A">
        <w:trPr>
          <w:trHeight w:val="1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537C626B" w14:textId="77777777" w:rsidR="0017721E" w:rsidRPr="004C78FF" w:rsidRDefault="0017721E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lastRenderedPageBreak/>
              <w:t>Validierungen</w:t>
            </w:r>
          </w:p>
        </w:tc>
        <w:tc>
          <w:tcPr>
            <w:tcW w:w="6850" w:type="dxa"/>
          </w:tcPr>
          <w:p w14:paraId="65D87211" w14:textId="1EAC076F" w:rsidR="0017721E" w:rsidRPr="004C78FF" w:rsidRDefault="001E2848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Pflichtfelder dürfen nicht leer sein</w:t>
            </w:r>
          </w:p>
          <w:p w14:paraId="36F3072E" w14:textId="3F1E7489" w:rsidR="0017721E" w:rsidRPr="004C78FF" w:rsidRDefault="0017721E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Der User darf nicht bereits auf der Gäste-Liste stehen</w:t>
            </w:r>
          </w:p>
          <w:p w14:paraId="3B9CF627" w14:textId="325CA354" w:rsidR="001E2848" w:rsidRPr="004C78FF" w:rsidRDefault="001E2848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Datum muss in der Zukunft liegen</w:t>
            </w:r>
          </w:p>
        </w:tc>
      </w:tr>
      <w:tr w:rsidR="0017721E" w:rsidRPr="004C78FF" w14:paraId="10595FF6" w14:textId="77777777" w:rsidTr="00166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72835E5C" w14:textId="77777777" w:rsidR="0017721E" w:rsidRPr="004C78FF" w:rsidRDefault="0017721E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Feedback</w:t>
            </w:r>
          </w:p>
        </w:tc>
        <w:tc>
          <w:tcPr>
            <w:tcW w:w="6850" w:type="dxa"/>
          </w:tcPr>
          <w:p w14:paraId="24054667" w14:textId="77D7173F" w:rsidR="0017721E" w:rsidRPr="004C78FF" w:rsidRDefault="00E5003C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Erfolgsmeldung bei erfolgreicher Änderung</w:t>
            </w:r>
          </w:p>
          <w:p w14:paraId="7357F4DB" w14:textId="42579B8E" w:rsidR="00E5003C" w:rsidRPr="004C78FF" w:rsidRDefault="00E5003C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Fehlermeldung bei ungültigen Eingaben</w:t>
            </w:r>
          </w:p>
        </w:tc>
      </w:tr>
    </w:tbl>
    <w:p w14:paraId="330ED3D7" w14:textId="03D5CC6F" w:rsidR="00A21E92" w:rsidRPr="004C78FF" w:rsidRDefault="00A21E92" w:rsidP="00A21E92">
      <w:pPr>
        <w:rPr>
          <w:sz w:val="28"/>
          <w:szCs w:val="28"/>
        </w:rPr>
      </w:pPr>
    </w:p>
    <w:p w14:paraId="42CB4290" w14:textId="71DF01EA" w:rsidR="003B7BAD" w:rsidRDefault="003B7BAD" w:rsidP="003B7BAD">
      <w:pPr>
        <w:pStyle w:val="Caption"/>
        <w:keepNext/>
      </w:pPr>
      <w:r>
        <w:fldChar w:fldCharType="begin"/>
      </w:r>
      <w:r>
        <w:instrText xml:space="preserve"> SEQ Table \* ARABIC </w:instrText>
      </w:r>
      <w:r>
        <w:fldChar w:fldCharType="separate"/>
      </w:r>
      <w:bookmarkStart w:id="31" w:name="_Toc219444971"/>
      <w:r>
        <w:rPr>
          <w:noProof/>
        </w:rPr>
        <w:t>6</w:t>
      </w:r>
      <w:r>
        <w:fldChar w:fldCharType="end"/>
      </w:r>
      <w:r>
        <w:t xml:space="preserve"> Tabelle 5.4.4 UC4</w:t>
      </w:r>
      <w:bookmarkEnd w:id="31"/>
    </w:p>
    <w:tbl>
      <w:tblPr>
        <w:tblStyle w:val="GridTable4"/>
        <w:tblW w:w="9584" w:type="dxa"/>
        <w:tblLook w:val="04A0" w:firstRow="1" w:lastRow="0" w:firstColumn="1" w:lastColumn="0" w:noHBand="0" w:noVBand="1"/>
      </w:tblPr>
      <w:tblGrid>
        <w:gridCol w:w="2734"/>
        <w:gridCol w:w="6850"/>
      </w:tblGrid>
      <w:tr w:rsidR="00A21E92" w:rsidRPr="004C78FF" w14:paraId="741080BA" w14:textId="77777777" w:rsidTr="00D40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5AE1A47D" w14:textId="19D313EC" w:rsidR="00A21E92" w:rsidRPr="00B267F8" w:rsidRDefault="00A21E92" w:rsidP="00B267F8">
            <w:pPr>
              <w:pStyle w:val="Title"/>
              <w:rPr>
                <w:sz w:val="36"/>
                <w:szCs w:val="36"/>
              </w:rPr>
            </w:pPr>
            <w:r w:rsidRPr="00B267F8">
              <w:rPr>
                <w:sz w:val="36"/>
                <w:szCs w:val="36"/>
              </w:rPr>
              <w:t>5.4.</w:t>
            </w:r>
            <w:r w:rsidR="008A3BE0" w:rsidRPr="00B267F8">
              <w:rPr>
                <w:sz w:val="36"/>
                <w:szCs w:val="36"/>
              </w:rPr>
              <w:t>4</w:t>
            </w:r>
          </w:p>
        </w:tc>
        <w:tc>
          <w:tcPr>
            <w:tcW w:w="6850" w:type="dxa"/>
          </w:tcPr>
          <w:p w14:paraId="1D7030E5" w14:textId="688E5622" w:rsidR="00A21E92" w:rsidRPr="00B267F8" w:rsidRDefault="008A3BE0" w:rsidP="00B267F8">
            <w:pPr>
              <w:pStyle w:val="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267F8">
              <w:rPr>
                <w:sz w:val="36"/>
                <w:szCs w:val="36"/>
              </w:rPr>
              <w:t>Anonyme User sehen öffentliche Event-Informationen</w:t>
            </w:r>
          </w:p>
        </w:tc>
      </w:tr>
      <w:tr w:rsidR="00A21E92" w:rsidRPr="004C78FF" w14:paraId="0D02379B" w14:textId="77777777" w:rsidTr="00166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382760F9" w14:textId="77777777" w:rsidR="00A21E92" w:rsidRPr="004C78FF" w:rsidRDefault="00A21E92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Akteure:</w:t>
            </w:r>
          </w:p>
        </w:tc>
        <w:tc>
          <w:tcPr>
            <w:tcW w:w="6850" w:type="dxa"/>
          </w:tcPr>
          <w:p w14:paraId="35976B75" w14:textId="5C672A67" w:rsidR="00A21E92" w:rsidRPr="004C78FF" w:rsidRDefault="008A3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Anonymer User</w:t>
            </w:r>
          </w:p>
        </w:tc>
      </w:tr>
      <w:tr w:rsidR="00A21E92" w:rsidRPr="004C78FF" w14:paraId="290C87F6" w14:textId="77777777" w:rsidTr="00166ADA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291BEF74" w14:textId="77777777" w:rsidR="00A21E92" w:rsidRPr="004C78FF" w:rsidRDefault="00A21E92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Kurzbeschreibung</w:t>
            </w:r>
          </w:p>
        </w:tc>
        <w:tc>
          <w:tcPr>
            <w:tcW w:w="6850" w:type="dxa"/>
          </w:tcPr>
          <w:p w14:paraId="2FBE0D2F" w14:textId="6106A2BD" w:rsidR="00A21E92" w:rsidRPr="004C78FF" w:rsidRDefault="008A3BE0">
            <w:pPr>
              <w:ind w:right="2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 xml:space="preserve">Nicht eingeloggte User können öffentliche Informationen </w:t>
            </w:r>
            <w:r w:rsidR="005D373C" w:rsidRPr="004C78FF">
              <w:rPr>
                <w:sz w:val="28"/>
                <w:szCs w:val="28"/>
              </w:rPr>
              <w:t>zu Events einsehen.</w:t>
            </w:r>
          </w:p>
        </w:tc>
      </w:tr>
      <w:tr w:rsidR="00A21E92" w:rsidRPr="004C78FF" w14:paraId="4353E19F" w14:textId="77777777" w:rsidTr="00166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60C8B192" w14:textId="77777777" w:rsidR="00A21E92" w:rsidRPr="004C78FF" w:rsidRDefault="00A21E92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Vorbedingungen</w:t>
            </w:r>
          </w:p>
        </w:tc>
        <w:tc>
          <w:tcPr>
            <w:tcW w:w="6850" w:type="dxa"/>
          </w:tcPr>
          <w:p w14:paraId="585155C2" w14:textId="66B1E628" w:rsidR="00A21E92" w:rsidRPr="004C78FF" w:rsidRDefault="009F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Event ist öffentlich sichtbar</w:t>
            </w:r>
          </w:p>
        </w:tc>
      </w:tr>
      <w:tr w:rsidR="00A21E92" w:rsidRPr="004C78FF" w14:paraId="53441236" w14:textId="77777777" w:rsidTr="00166ADA">
        <w:trPr>
          <w:trHeight w:val="1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04036B0E" w14:textId="47F427FF" w:rsidR="00A21E92" w:rsidRPr="004C78FF" w:rsidRDefault="009F1BBA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Angezeigte</w:t>
            </w:r>
            <w:r w:rsidR="00364DE1" w:rsidRPr="004C78FF">
              <w:rPr>
                <w:sz w:val="28"/>
                <w:szCs w:val="28"/>
              </w:rPr>
              <w:t xml:space="preserve"> Informationen</w:t>
            </w:r>
          </w:p>
        </w:tc>
        <w:tc>
          <w:tcPr>
            <w:tcW w:w="6850" w:type="dxa"/>
          </w:tcPr>
          <w:p w14:paraId="122EA6D8" w14:textId="77777777" w:rsidR="00A21E92" w:rsidRPr="004C78FF" w:rsidRDefault="00A21E92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Event-Name</w:t>
            </w:r>
          </w:p>
          <w:p w14:paraId="7F0758A3" w14:textId="77777777" w:rsidR="00A21E92" w:rsidRPr="004C78FF" w:rsidRDefault="00A21E92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Datum</w:t>
            </w:r>
          </w:p>
          <w:p w14:paraId="57E04F03" w14:textId="3FD64413" w:rsidR="00A21E92" w:rsidRPr="004E212A" w:rsidRDefault="00431093" w:rsidP="004E212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Ort</w:t>
            </w:r>
          </w:p>
        </w:tc>
      </w:tr>
      <w:tr w:rsidR="00A21E92" w:rsidRPr="004C78FF" w14:paraId="51104689" w14:textId="77777777" w:rsidTr="00166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757B7F93" w14:textId="77777777" w:rsidR="00A21E92" w:rsidRPr="004C78FF" w:rsidRDefault="00A21E92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Ablauf</w:t>
            </w:r>
          </w:p>
        </w:tc>
        <w:tc>
          <w:tcPr>
            <w:tcW w:w="6850" w:type="dxa"/>
          </w:tcPr>
          <w:p w14:paraId="53AC2B74" w14:textId="77777777" w:rsidR="00A21E92" w:rsidRPr="004C78FF" w:rsidRDefault="00FE0161" w:rsidP="00FE0161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Anonymer öffnet die Event-Übersicht</w:t>
            </w:r>
          </w:p>
          <w:p w14:paraId="7F21DC60" w14:textId="20C70B36" w:rsidR="00FE0161" w:rsidRPr="004C78FF" w:rsidRDefault="00FE0161" w:rsidP="00FE0161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 xml:space="preserve">System zeigt eine Liste </w:t>
            </w:r>
            <w:r w:rsidR="00C52A9A" w:rsidRPr="004C78FF">
              <w:rPr>
                <w:sz w:val="28"/>
                <w:szCs w:val="28"/>
              </w:rPr>
              <w:t>öffentlicher Events an</w:t>
            </w:r>
          </w:p>
        </w:tc>
      </w:tr>
      <w:tr w:rsidR="00A21E92" w:rsidRPr="004C78FF" w14:paraId="0036E68F" w14:textId="77777777" w:rsidTr="004E212A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786ED2C1" w14:textId="5CF513B4" w:rsidR="00A21E92" w:rsidRPr="004C78FF" w:rsidRDefault="002952ED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Sortierung</w:t>
            </w:r>
          </w:p>
        </w:tc>
        <w:tc>
          <w:tcPr>
            <w:tcW w:w="6850" w:type="dxa"/>
          </w:tcPr>
          <w:p w14:paraId="3AA2522A" w14:textId="6F689102" w:rsidR="00A21E92" w:rsidRPr="004C78FF" w:rsidRDefault="002A74F9" w:rsidP="002A74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Nach Datum (aufsteigend)</w:t>
            </w:r>
          </w:p>
        </w:tc>
      </w:tr>
      <w:tr w:rsidR="00A21E92" w:rsidRPr="004C78FF" w14:paraId="3D889036" w14:textId="77777777" w:rsidTr="004E2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5537B27F" w14:textId="6ACD8E8D" w:rsidR="00A21E92" w:rsidRPr="004C78FF" w:rsidRDefault="002952ED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Pag</w:t>
            </w:r>
            <w:r w:rsidR="00540251" w:rsidRPr="004C78FF">
              <w:rPr>
                <w:sz w:val="28"/>
                <w:szCs w:val="28"/>
              </w:rPr>
              <w:t>ination</w:t>
            </w:r>
          </w:p>
        </w:tc>
        <w:tc>
          <w:tcPr>
            <w:tcW w:w="6850" w:type="dxa"/>
          </w:tcPr>
          <w:p w14:paraId="07AAC65D" w14:textId="029E2937" w:rsidR="00A21E92" w:rsidRPr="004C78FF" w:rsidRDefault="00DC4CAE" w:rsidP="00DC4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10 Events pro Seite</w:t>
            </w:r>
          </w:p>
        </w:tc>
      </w:tr>
    </w:tbl>
    <w:p w14:paraId="3F9E394C" w14:textId="77777777" w:rsidR="00782E29" w:rsidRPr="004C78FF" w:rsidRDefault="00782E29" w:rsidP="00782E29">
      <w:pPr>
        <w:rPr>
          <w:sz w:val="28"/>
          <w:szCs w:val="28"/>
        </w:rPr>
      </w:pPr>
    </w:p>
    <w:p w14:paraId="083F54E2" w14:textId="16BACDBC" w:rsidR="003B7BAD" w:rsidRDefault="003B7BAD" w:rsidP="003B7BAD">
      <w:pPr>
        <w:pStyle w:val="Caption"/>
        <w:keepNext/>
      </w:pPr>
      <w:r>
        <w:fldChar w:fldCharType="begin"/>
      </w:r>
      <w:r>
        <w:instrText xml:space="preserve"> SEQ Table \* ARABIC </w:instrText>
      </w:r>
      <w:r>
        <w:fldChar w:fldCharType="separate"/>
      </w:r>
      <w:bookmarkStart w:id="32" w:name="_Toc219444972"/>
      <w:r>
        <w:rPr>
          <w:noProof/>
        </w:rPr>
        <w:t>7</w:t>
      </w:r>
      <w:r>
        <w:fldChar w:fldCharType="end"/>
      </w:r>
      <w:r>
        <w:t xml:space="preserve"> Tabelle 5.4.5 UC5</w:t>
      </w:r>
      <w:bookmarkEnd w:id="32"/>
    </w:p>
    <w:tbl>
      <w:tblPr>
        <w:tblStyle w:val="GridTable4"/>
        <w:tblW w:w="9584" w:type="dxa"/>
        <w:tblLook w:val="04A0" w:firstRow="1" w:lastRow="0" w:firstColumn="1" w:lastColumn="0" w:noHBand="0" w:noVBand="1"/>
      </w:tblPr>
      <w:tblGrid>
        <w:gridCol w:w="2734"/>
        <w:gridCol w:w="6850"/>
      </w:tblGrid>
      <w:tr w:rsidR="00782E29" w:rsidRPr="004C78FF" w14:paraId="2D772B6A" w14:textId="77777777" w:rsidTr="00D40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3408E6D7" w14:textId="04897D7C" w:rsidR="00782E29" w:rsidRPr="00B267F8" w:rsidRDefault="00782E29" w:rsidP="00B267F8">
            <w:pPr>
              <w:pStyle w:val="Title"/>
              <w:rPr>
                <w:sz w:val="36"/>
                <w:szCs w:val="36"/>
              </w:rPr>
            </w:pPr>
            <w:r w:rsidRPr="00B267F8">
              <w:rPr>
                <w:sz w:val="36"/>
                <w:szCs w:val="36"/>
              </w:rPr>
              <w:t>5.4.5</w:t>
            </w:r>
          </w:p>
        </w:tc>
        <w:tc>
          <w:tcPr>
            <w:tcW w:w="6850" w:type="dxa"/>
          </w:tcPr>
          <w:p w14:paraId="548C827F" w14:textId="2004FF79" w:rsidR="00782E29" w:rsidRPr="00B267F8" w:rsidRDefault="00AD669C" w:rsidP="00B267F8">
            <w:pPr>
              <w:pStyle w:val="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267F8">
              <w:rPr>
                <w:sz w:val="36"/>
                <w:szCs w:val="36"/>
              </w:rPr>
              <w:t>Eingeloggte User sehen Gästeliste eines Events</w:t>
            </w:r>
          </w:p>
        </w:tc>
      </w:tr>
      <w:tr w:rsidR="00782E29" w:rsidRPr="004C78FF" w14:paraId="35D2A141" w14:textId="77777777" w:rsidTr="00166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4FC93CDA" w14:textId="77777777" w:rsidR="00782E29" w:rsidRPr="004C78FF" w:rsidRDefault="00782E29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Akteure:</w:t>
            </w:r>
          </w:p>
        </w:tc>
        <w:tc>
          <w:tcPr>
            <w:tcW w:w="6850" w:type="dxa"/>
          </w:tcPr>
          <w:p w14:paraId="76304BA3" w14:textId="4266E864" w:rsidR="00782E29" w:rsidRPr="004C78FF" w:rsidRDefault="00AD6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Eingeloggter User</w:t>
            </w:r>
          </w:p>
        </w:tc>
      </w:tr>
      <w:tr w:rsidR="00782E29" w:rsidRPr="004C78FF" w14:paraId="2EC4837B" w14:textId="77777777" w:rsidTr="00166ADA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6C8109CF" w14:textId="77777777" w:rsidR="00782E29" w:rsidRPr="004C78FF" w:rsidRDefault="00782E29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Kurzbeschreibung</w:t>
            </w:r>
          </w:p>
        </w:tc>
        <w:tc>
          <w:tcPr>
            <w:tcW w:w="6850" w:type="dxa"/>
          </w:tcPr>
          <w:p w14:paraId="2D624A2E" w14:textId="035E383B" w:rsidR="00782E29" w:rsidRPr="004C78FF" w:rsidRDefault="00AD669C">
            <w:pPr>
              <w:ind w:right="2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Eingeloggter User können die Gäste</w:t>
            </w:r>
            <w:r w:rsidR="00B94385" w:rsidRPr="004C78FF">
              <w:rPr>
                <w:sz w:val="28"/>
                <w:szCs w:val="28"/>
              </w:rPr>
              <w:t>-Liste eines Events einsehen.</w:t>
            </w:r>
          </w:p>
        </w:tc>
      </w:tr>
      <w:tr w:rsidR="00782E29" w:rsidRPr="004C78FF" w14:paraId="4DFFF7AE" w14:textId="77777777" w:rsidTr="00166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43F4C513" w14:textId="77777777" w:rsidR="00782E29" w:rsidRPr="004C78FF" w:rsidRDefault="00782E29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Vorbedingungen</w:t>
            </w:r>
          </w:p>
        </w:tc>
        <w:tc>
          <w:tcPr>
            <w:tcW w:w="6850" w:type="dxa"/>
          </w:tcPr>
          <w:p w14:paraId="6C551C93" w14:textId="77777777" w:rsidR="00782E29" w:rsidRPr="004C78FF" w:rsidRDefault="00B94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User is</w:t>
            </w:r>
            <w:r w:rsidR="007C2434" w:rsidRPr="004C78FF">
              <w:rPr>
                <w:sz w:val="28"/>
                <w:szCs w:val="28"/>
              </w:rPr>
              <w:t xml:space="preserve">t authentifiziert </w:t>
            </w:r>
          </w:p>
          <w:p w14:paraId="20393701" w14:textId="0B72FBA9" w:rsidR="000C1833" w:rsidRPr="004C78FF" w:rsidRDefault="005D5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Event existiert</w:t>
            </w:r>
          </w:p>
        </w:tc>
      </w:tr>
      <w:tr w:rsidR="00782E29" w:rsidRPr="004C78FF" w14:paraId="7D272F3E" w14:textId="77777777" w:rsidTr="00166ADA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6496F528" w14:textId="77777777" w:rsidR="00782E29" w:rsidRPr="004C78FF" w:rsidRDefault="00782E29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lastRenderedPageBreak/>
              <w:t>Ablauf</w:t>
            </w:r>
          </w:p>
        </w:tc>
        <w:tc>
          <w:tcPr>
            <w:tcW w:w="6850" w:type="dxa"/>
          </w:tcPr>
          <w:p w14:paraId="23D34EE0" w14:textId="77777777" w:rsidR="00782E29" w:rsidRPr="004C78FF" w:rsidRDefault="007975B3" w:rsidP="007975B3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User öffnet die Detailansicht eines Events</w:t>
            </w:r>
          </w:p>
          <w:p w14:paraId="7570A2EC" w14:textId="593E7033" w:rsidR="007975B3" w:rsidRPr="004C78FF" w:rsidRDefault="007975B3" w:rsidP="007975B3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System zeigt die Gäste-Li</w:t>
            </w:r>
            <w:r w:rsidR="0033179D" w:rsidRPr="004C78FF">
              <w:rPr>
                <w:sz w:val="28"/>
                <w:szCs w:val="28"/>
              </w:rPr>
              <w:t>ste an</w:t>
            </w:r>
          </w:p>
        </w:tc>
      </w:tr>
      <w:tr w:rsidR="00782E29" w:rsidRPr="004C78FF" w14:paraId="3629C587" w14:textId="77777777" w:rsidTr="00166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634C52EF" w14:textId="77777777" w:rsidR="00782E29" w:rsidRPr="004C78FF" w:rsidRDefault="00782E29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Sortierung</w:t>
            </w:r>
          </w:p>
        </w:tc>
        <w:tc>
          <w:tcPr>
            <w:tcW w:w="6850" w:type="dxa"/>
          </w:tcPr>
          <w:p w14:paraId="02168CF2" w14:textId="1F836B76" w:rsidR="00782E29" w:rsidRPr="004C78FF" w:rsidRDefault="003317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Alphabetisch nach Namen</w:t>
            </w:r>
          </w:p>
        </w:tc>
      </w:tr>
      <w:tr w:rsidR="00782E29" w:rsidRPr="004C78FF" w14:paraId="1EDCFF6A" w14:textId="77777777" w:rsidTr="00166ADA">
        <w:trPr>
          <w:trHeight w:val="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7B8BACED" w14:textId="77777777" w:rsidR="00782E29" w:rsidRPr="004C78FF" w:rsidRDefault="00782E29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Pagination</w:t>
            </w:r>
          </w:p>
        </w:tc>
        <w:tc>
          <w:tcPr>
            <w:tcW w:w="6850" w:type="dxa"/>
          </w:tcPr>
          <w:p w14:paraId="3875EB9F" w14:textId="44BB5676" w:rsidR="00782E29" w:rsidRPr="004C78FF" w:rsidRDefault="003317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20</w:t>
            </w:r>
            <w:r w:rsidR="00331DA9" w:rsidRPr="004C78FF">
              <w:rPr>
                <w:sz w:val="28"/>
                <w:szCs w:val="28"/>
              </w:rPr>
              <w:t xml:space="preserve"> Gäste</w:t>
            </w:r>
            <w:r w:rsidR="00782E29" w:rsidRPr="004C78FF">
              <w:rPr>
                <w:sz w:val="28"/>
                <w:szCs w:val="28"/>
              </w:rPr>
              <w:t xml:space="preserve"> pro Seite</w:t>
            </w:r>
          </w:p>
        </w:tc>
      </w:tr>
      <w:tr w:rsidR="00331DA9" w:rsidRPr="004C78FF" w14:paraId="0233428D" w14:textId="77777777" w:rsidTr="00166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  <w:shd w:val="clear" w:color="auto" w:fill="A6A6A6" w:themeFill="background1" w:themeFillShade="A6"/>
          </w:tcPr>
          <w:p w14:paraId="0FA7A8BE" w14:textId="02C52031" w:rsidR="00331DA9" w:rsidRPr="004C78FF" w:rsidRDefault="00331DA9">
            <w:pPr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Besonderheiten</w:t>
            </w:r>
          </w:p>
        </w:tc>
        <w:tc>
          <w:tcPr>
            <w:tcW w:w="6850" w:type="dxa"/>
          </w:tcPr>
          <w:p w14:paraId="2E0147FB" w14:textId="05E46EF1" w:rsidR="00331DA9" w:rsidRPr="004C78FF" w:rsidRDefault="00331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C78FF">
              <w:rPr>
                <w:sz w:val="28"/>
                <w:szCs w:val="28"/>
              </w:rPr>
              <w:t>Admins werden nicht als Gäste angezeigt</w:t>
            </w:r>
          </w:p>
        </w:tc>
      </w:tr>
    </w:tbl>
    <w:p w14:paraId="6C6D4182" w14:textId="08F6F732" w:rsidR="00E701AD" w:rsidRPr="00D60240" w:rsidRDefault="00E701AD" w:rsidP="00D602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sectPr w:rsidR="00E701AD" w:rsidRPr="00D60240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BB480" w14:textId="77777777" w:rsidR="00772CAE" w:rsidRDefault="00772CAE" w:rsidP="00A56504">
      <w:r>
        <w:separator/>
      </w:r>
    </w:p>
  </w:endnote>
  <w:endnote w:type="continuationSeparator" w:id="0">
    <w:p w14:paraId="6AB603B1" w14:textId="77777777" w:rsidR="00772CAE" w:rsidRDefault="00772CAE" w:rsidP="00A56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BAD4B" w14:textId="77777777" w:rsidR="00E4560B" w:rsidRPr="00413D19" w:rsidRDefault="00E4560B">
    <w:pPr>
      <w:pStyle w:val="Footer"/>
      <w:tabs>
        <w:tab w:val="right" w:pos="9354"/>
      </w:tabs>
      <w:ind w:firstLine="2694"/>
      <w:rPr>
        <w:color w:val="808080"/>
        <w:sz w:val="18"/>
        <w:szCs w:val="18"/>
        <w:lang w:val="en-US"/>
      </w:rPr>
    </w:pPr>
    <w:del w:id="0" w:author="Microsoft Word" w:date="2026-01-14T11:12:00Z" w16du:dateUtc="2026-01-14T10:12:00Z">
      <w:r>
        <w:rPr>
          <w:noProof/>
          <w:color w:val="808080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7F3AE0DB" wp14:editId="10D13F53">
            <wp:simplePos x="0" y="0"/>
            <wp:positionH relativeFrom="margin">
              <wp:align>left</wp:align>
            </wp:positionH>
            <wp:positionV relativeFrom="paragraph">
              <wp:posOffset>-153040</wp:posOffset>
            </wp:positionV>
            <wp:extent cx="1337945" cy="292100"/>
            <wp:effectExtent l="0" t="0" r="0" b="0"/>
            <wp:wrapNone/>
            <wp:docPr id="1576494587" name="Grafik 1534889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ogan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808080"/>
          <w:sz w:val="18"/>
          <w:szCs w:val="18"/>
        </w:rPr>
        <w:drawing>
          <wp:anchor distT="0" distB="0" distL="114300" distR="114300" simplePos="0" relativeHeight="251658241" behindDoc="0" locked="0" layoutInCell="1" allowOverlap="1" wp14:anchorId="7F3AE0DB" wp14:editId="10D13F53">
            <wp:simplePos x="0" y="0"/>
            <wp:positionH relativeFrom="margin">
              <wp:align>left</wp:align>
            </wp:positionH>
            <wp:positionV relativeFrom="paragraph">
              <wp:posOffset>-153040</wp:posOffset>
            </wp:positionV>
            <wp:extent cx="1337945" cy="292100"/>
            <wp:effectExtent l="0" t="0" r="0" b="0"/>
            <wp:wrapNone/>
            <wp:docPr id="1595489559" name="Grafik 951509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ogan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808080"/>
          <w:sz w:val="18"/>
          <w:szCs w:val="18"/>
        </w:rPr>
        <w:drawing>
          <wp:anchor distT="0" distB="0" distL="114300" distR="114300" simplePos="0" relativeHeight="251658242" behindDoc="0" locked="0" layoutInCell="1" allowOverlap="1" wp14:anchorId="7F3AE0DB" wp14:editId="10D13F53">
            <wp:simplePos x="0" y="0"/>
            <wp:positionH relativeFrom="margin">
              <wp:align>left</wp:align>
            </wp:positionH>
            <wp:positionV relativeFrom="paragraph">
              <wp:posOffset>-153040</wp:posOffset>
            </wp:positionV>
            <wp:extent cx="1337945" cy="292100"/>
            <wp:effectExtent l="0" t="0" r="0" b="0"/>
            <wp:wrapNone/>
            <wp:docPr id="291327209" name="Grafik 1865139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ogan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808080"/>
          <w:sz w:val="18"/>
          <w:szCs w:val="18"/>
        </w:rPr>
        <w:drawing>
          <wp:anchor distT="0" distB="0" distL="114300" distR="114300" simplePos="0" relativeHeight="251658243" behindDoc="0" locked="0" layoutInCell="1" allowOverlap="1" wp14:anchorId="7F3AE0DB" wp14:editId="10D13F53">
            <wp:simplePos x="0" y="0"/>
            <wp:positionH relativeFrom="margin">
              <wp:align>left</wp:align>
            </wp:positionH>
            <wp:positionV relativeFrom="paragraph">
              <wp:posOffset>-153040</wp:posOffset>
            </wp:positionV>
            <wp:extent cx="1337945" cy="292100"/>
            <wp:effectExtent l="0" t="0" r="0" b="0"/>
            <wp:wrapNone/>
            <wp:docPr id="861080918" name="Grafik 159002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ogan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del>
    <w:ins w:id="1" w:author="Microsoft Word" w:date="2026-01-14T11:12:00Z" w16du:dateUtc="2026-01-14T10:12:00Z">
      <w:r>
        <w:rPr>
          <w:noProof/>
          <w:color w:val="808080"/>
          <w:sz w:val="18"/>
          <w:szCs w:val="18"/>
        </w:rPr>
        <w:drawing>
          <wp:anchor distT="0" distB="0" distL="114300" distR="114300" simplePos="0" relativeHeight="251658244" behindDoc="0" locked="0" layoutInCell="1" allowOverlap="1" wp14:anchorId="7F3AE0DB" wp14:editId="10D13F53">
            <wp:simplePos x="0" y="0"/>
            <wp:positionH relativeFrom="margin">
              <wp:align>left</wp:align>
            </wp:positionH>
            <wp:positionV relativeFrom="paragraph">
              <wp:posOffset>-153040</wp:posOffset>
            </wp:positionV>
            <wp:extent cx="1337945" cy="292100"/>
            <wp:effectExtent l="0" t="0" r="0" b="0"/>
            <wp:wrapNone/>
            <wp:docPr id="1459653901" name="Grafik 1944385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ogan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808080"/>
          <w:sz w:val="18"/>
          <w:szCs w:val="18"/>
        </w:rPr>
        <w:drawing>
          <wp:anchor distT="0" distB="0" distL="114300" distR="114300" simplePos="0" relativeHeight="251658245" behindDoc="0" locked="0" layoutInCell="1" allowOverlap="1" wp14:anchorId="7F3AE0DB" wp14:editId="10D13F53">
            <wp:simplePos x="0" y="0"/>
            <wp:positionH relativeFrom="margin">
              <wp:align>left</wp:align>
            </wp:positionH>
            <wp:positionV relativeFrom="paragraph">
              <wp:posOffset>-153040</wp:posOffset>
            </wp:positionV>
            <wp:extent cx="1337945" cy="292100"/>
            <wp:effectExtent l="0" t="0" r="0" b="0"/>
            <wp:wrapNone/>
            <wp:docPr id="137922942" name="Grafik 665302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ogan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ins w:id="2" w:author="Microsoft Word" w:date="2026-01-14T11:11:00Z" w16du:dateUtc="2026-01-14T10:11:00Z">
      <w:r>
        <w:rPr>
          <w:noProof/>
          <w:color w:val="808080"/>
          <w:sz w:val="18"/>
          <w:szCs w:val="18"/>
        </w:rPr>
        <w:drawing>
          <wp:anchor distT="0" distB="0" distL="114300" distR="114300" simplePos="0" relativeHeight="251658246" behindDoc="0" locked="0" layoutInCell="1" allowOverlap="1" wp14:anchorId="7F3AE0DB" wp14:editId="10D13F53">
            <wp:simplePos x="0" y="0"/>
            <wp:positionH relativeFrom="margin">
              <wp:align>left</wp:align>
            </wp:positionH>
            <wp:positionV relativeFrom="paragraph">
              <wp:posOffset>-153040</wp:posOffset>
            </wp:positionV>
            <wp:extent cx="1337945" cy="292100"/>
            <wp:effectExtent l="0" t="0" r="0" b="0"/>
            <wp:wrapNone/>
            <wp:docPr id="442897893" name="Grafik 631592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ogan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ins w:id="3" w:author="Microsoft Word" w:date="2026-01-14T11:10:00Z" w16du:dateUtc="2026-01-14T10:10:00Z">
      <w:r>
        <w:rPr>
          <w:noProof/>
          <w:color w:val="808080"/>
          <w:sz w:val="18"/>
          <w:szCs w:val="18"/>
        </w:rPr>
        <w:drawing>
          <wp:anchor distT="0" distB="0" distL="114300" distR="114300" simplePos="0" relativeHeight="251658247" behindDoc="0" locked="0" layoutInCell="1" allowOverlap="1" wp14:anchorId="7F3AE0DB" wp14:editId="10D13F53">
            <wp:simplePos x="0" y="0"/>
            <wp:positionH relativeFrom="margin">
              <wp:align>left</wp:align>
            </wp:positionH>
            <wp:positionV relativeFrom="paragraph">
              <wp:posOffset>-153040</wp:posOffset>
            </wp:positionV>
            <wp:extent cx="1337945" cy="292100"/>
            <wp:effectExtent l="0" t="0" r="0" b="0"/>
            <wp:wrapNone/>
            <wp:docPr id="185683302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ogan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r w:rsidRPr="005D5EBE">
      <w:rPr>
        <w:color w:val="808080"/>
        <w:sz w:val="18"/>
        <w:szCs w:val="18"/>
        <w:lang w:val="en-US"/>
      </w:rPr>
      <w:t xml:space="preserve">Noser Young AG </w:t>
    </w:r>
    <w:r w:rsidRPr="00920788">
      <w:rPr>
        <w:rFonts w:ascii="Symbol" w:hAnsi="Symbol"/>
        <w:b/>
        <w:color w:val="0069FF"/>
        <w:sz w:val="18"/>
        <w:szCs w:val="18"/>
      </w:rPr>
      <w:t></w:t>
    </w:r>
    <w:r w:rsidRPr="005D5EBE">
      <w:rPr>
        <w:color w:val="808080"/>
        <w:sz w:val="18"/>
        <w:szCs w:val="18"/>
        <w:lang w:val="en-US"/>
      </w:rPr>
      <w:t xml:space="preserve"> noseryoung.ch </w:t>
    </w:r>
    <w:r w:rsidRPr="00920788">
      <w:rPr>
        <w:rFonts w:ascii="Symbol" w:hAnsi="Symbol"/>
        <w:b/>
        <w:color w:val="0069FF"/>
        <w:sz w:val="18"/>
        <w:szCs w:val="18"/>
      </w:rPr>
      <w:t></w:t>
    </w:r>
    <w:r w:rsidRPr="005D5EBE">
      <w:rPr>
        <w:color w:val="808080"/>
        <w:sz w:val="18"/>
        <w:szCs w:val="18"/>
        <w:lang w:val="en-US"/>
      </w:rPr>
      <w:t xml:space="preserve"> Member of Noser Group</w:t>
    </w:r>
    <w:r>
      <w:rPr>
        <w:color w:val="808080"/>
        <w:sz w:val="18"/>
        <w:szCs w:val="18"/>
        <w:lang w:val="en-US"/>
      </w:rPr>
      <w:tab/>
    </w:r>
    <w:r w:rsidRPr="005D5EBE">
      <w:rPr>
        <w:color w:val="808080"/>
        <w:sz w:val="18"/>
        <w:szCs w:val="18"/>
        <w:lang w:val="en-US"/>
      </w:rPr>
      <w:t xml:space="preserve">Seite </w:t>
    </w:r>
    <w:r w:rsidRPr="005D5EBE">
      <w:rPr>
        <w:b/>
        <w:bCs/>
        <w:color w:val="808080"/>
        <w:sz w:val="18"/>
        <w:szCs w:val="18"/>
        <w:lang w:val="en-US"/>
      </w:rPr>
      <w:fldChar w:fldCharType="begin"/>
    </w:r>
    <w:r w:rsidRPr="005D5EBE">
      <w:rPr>
        <w:b/>
        <w:bCs/>
        <w:color w:val="808080"/>
        <w:sz w:val="18"/>
        <w:szCs w:val="18"/>
        <w:lang w:val="en-US"/>
      </w:rPr>
      <w:instrText>PAGE  \* Arabic  \* MERGEFORMAT</w:instrText>
    </w:r>
    <w:r w:rsidRPr="005D5EBE">
      <w:rPr>
        <w:b/>
        <w:bCs/>
        <w:color w:val="808080"/>
        <w:sz w:val="18"/>
        <w:szCs w:val="18"/>
        <w:lang w:val="en-US"/>
      </w:rPr>
      <w:fldChar w:fldCharType="separate"/>
    </w:r>
    <w:r>
      <w:rPr>
        <w:b/>
        <w:bCs/>
        <w:color w:val="808080"/>
        <w:sz w:val="18"/>
        <w:szCs w:val="18"/>
        <w:lang w:val="en-US"/>
      </w:rPr>
      <w:t>1</w:t>
    </w:r>
    <w:r w:rsidRPr="005D5EBE">
      <w:rPr>
        <w:b/>
        <w:bCs/>
        <w:color w:val="808080"/>
        <w:sz w:val="18"/>
        <w:szCs w:val="18"/>
        <w:lang w:val="en-US"/>
      </w:rPr>
      <w:fldChar w:fldCharType="end"/>
    </w:r>
    <w:r w:rsidRPr="005D5EBE">
      <w:rPr>
        <w:color w:val="808080"/>
        <w:sz w:val="18"/>
        <w:szCs w:val="18"/>
        <w:lang w:val="en-US"/>
      </w:rPr>
      <w:t xml:space="preserve"> von </w:t>
    </w:r>
    <w:r w:rsidRPr="005D5EBE">
      <w:rPr>
        <w:b/>
        <w:bCs/>
        <w:color w:val="808080"/>
        <w:sz w:val="18"/>
        <w:szCs w:val="18"/>
        <w:lang w:val="en-US"/>
      </w:rPr>
      <w:fldChar w:fldCharType="begin"/>
    </w:r>
    <w:r w:rsidRPr="005D5EBE">
      <w:rPr>
        <w:b/>
        <w:bCs/>
        <w:color w:val="808080"/>
        <w:sz w:val="18"/>
        <w:szCs w:val="18"/>
        <w:lang w:val="en-US"/>
      </w:rPr>
      <w:instrText>NUMPAGES  \* Arabic  \* MERGEFORMAT</w:instrText>
    </w:r>
    <w:r w:rsidRPr="005D5EBE">
      <w:rPr>
        <w:b/>
        <w:bCs/>
        <w:color w:val="808080"/>
        <w:sz w:val="18"/>
        <w:szCs w:val="18"/>
        <w:lang w:val="en-US"/>
      </w:rPr>
      <w:fldChar w:fldCharType="separate"/>
    </w:r>
    <w:r>
      <w:rPr>
        <w:b/>
        <w:bCs/>
        <w:color w:val="808080"/>
        <w:sz w:val="18"/>
        <w:szCs w:val="18"/>
        <w:lang w:val="en-US"/>
      </w:rPr>
      <w:t>1</w:t>
    </w:r>
    <w:r w:rsidRPr="005D5EBE">
      <w:rPr>
        <w:b/>
        <w:bCs/>
        <w:color w:val="808080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2082D" w14:textId="77777777" w:rsidR="00772CAE" w:rsidRDefault="00772CAE" w:rsidP="00A56504">
      <w:r>
        <w:separator/>
      </w:r>
    </w:p>
  </w:footnote>
  <w:footnote w:type="continuationSeparator" w:id="0">
    <w:p w14:paraId="5B3BDF6A" w14:textId="77777777" w:rsidR="00772CAE" w:rsidRDefault="00772CAE" w:rsidP="00A565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3212F" w14:textId="6414E7EE" w:rsidR="00E4560B" w:rsidRPr="004A71A0" w:rsidRDefault="00994278" w:rsidP="00C2506C">
    <w:pPr>
      <w:pStyle w:val="Title"/>
    </w:pPr>
    <w:r>
      <w:t xml:space="preserve">Dokumentation </w:t>
    </w:r>
    <w:r w:rsidR="00FE58F7">
      <w:t>üK-</w:t>
    </w:r>
    <w:r>
      <w:t>223</w:t>
    </w:r>
    <w:r w:rsidR="00FE58F7">
      <w:t xml:space="preserve"> Team-4-Events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CD1A0" w14:textId="5C032A28" w:rsidR="00A56504" w:rsidRDefault="000D532D">
    <w:pPr>
      <w:pStyle w:val="Header"/>
    </w:pPr>
    <w:r>
      <w:t>Projekt Auftrag üK 223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6E7A"/>
    <w:multiLevelType w:val="hybridMultilevel"/>
    <w:tmpl w:val="12ACD3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41ED3"/>
    <w:multiLevelType w:val="hybridMultilevel"/>
    <w:tmpl w:val="78BEA2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B7F29"/>
    <w:multiLevelType w:val="hybridMultilevel"/>
    <w:tmpl w:val="498034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15077"/>
    <w:multiLevelType w:val="hybridMultilevel"/>
    <w:tmpl w:val="3A5C2D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D5F08"/>
    <w:multiLevelType w:val="hybridMultilevel"/>
    <w:tmpl w:val="F4E0E6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1734E"/>
    <w:multiLevelType w:val="hybridMultilevel"/>
    <w:tmpl w:val="95FC75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76788"/>
    <w:multiLevelType w:val="hybridMultilevel"/>
    <w:tmpl w:val="1130BB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961FF"/>
    <w:multiLevelType w:val="hybridMultilevel"/>
    <w:tmpl w:val="5D366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A4BE3"/>
    <w:multiLevelType w:val="hybridMultilevel"/>
    <w:tmpl w:val="F6967E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73499"/>
    <w:multiLevelType w:val="hybridMultilevel"/>
    <w:tmpl w:val="1714A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C2454E"/>
    <w:multiLevelType w:val="hybridMultilevel"/>
    <w:tmpl w:val="E8E2B2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0F72F1"/>
    <w:multiLevelType w:val="hybridMultilevel"/>
    <w:tmpl w:val="CF34882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21546E9"/>
    <w:multiLevelType w:val="hybridMultilevel"/>
    <w:tmpl w:val="226042B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7883665"/>
    <w:multiLevelType w:val="hybridMultilevel"/>
    <w:tmpl w:val="89B2F2DA"/>
    <w:lvl w:ilvl="0" w:tplc="AFA013E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798610">
    <w:abstractNumId w:val="13"/>
  </w:num>
  <w:num w:numId="2" w16cid:durableId="1354921759">
    <w:abstractNumId w:val="6"/>
  </w:num>
  <w:num w:numId="3" w16cid:durableId="1649162044">
    <w:abstractNumId w:val="10"/>
  </w:num>
  <w:num w:numId="4" w16cid:durableId="419521106">
    <w:abstractNumId w:val="7"/>
  </w:num>
  <w:num w:numId="5" w16cid:durableId="148518858">
    <w:abstractNumId w:val="0"/>
  </w:num>
  <w:num w:numId="6" w16cid:durableId="1042823345">
    <w:abstractNumId w:val="5"/>
  </w:num>
  <w:num w:numId="7" w16cid:durableId="1650667184">
    <w:abstractNumId w:val="9"/>
  </w:num>
  <w:num w:numId="8" w16cid:durableId="1547377528">
    <w:abstractNumId w:val="2"/>
  </w:num>
  <w:num w:numId="9" w16cid:durableId="645671898">
    <w:abstractNumId w:val="4"/>
  </w:num>
  <w:num w:numId="10" w16cid:durableId="475952314">
    <w:abstractNumId w:val="8"/>
  </w:num>
  <w:num w:numId="11" w16cid:durableId="396633135">
    <w:abstractNumId w:val="11"/>
  </w:num>
  <w:num w:numId="12" w16cid:durableId="61028439">
    <w:abstractNumId w:val="1"/>
  </w:num>
  <w:num w:numId="13" w16cid:durableId="1463959521">
    <w:abstractNumId w:val="12"/>
  </w:num>
  <w:num w:numId="14" w16cid:durableId="584656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AD"/>
    <w:rsid w:val="0000036D"/>
    <w:rsid w:val="00000AFD"/>
    <w:rsid w:val="00001626"/>
    <w:rsid w:val="00001E24"/>
    <w:rsid w:val="000122E4"/>
    <w:rsid w:val="00021B8C"/>
    <w:rsid w:val="00024DB5"/>
    <w:rsid w:val="00027446"/>
    <w:rsid w:val="00030CC0"/>
    <w:rsid w:val="00030F05"/>
    <w:rsid w:val="000317D4"/>
    <w:rsid w:val="0003539C"/>
    <w:rsid w:val="000422C8"/>
    <w:rsid w:val="00042699"/>
    <w:rsid w:val="0004557F"/>
    <w:rsid w:val="00045CD9"/>
    <w:rsid w:val="00046D11"/>
    <w:rsid w:val="00047721"/>
    <w:rsid w:val="00052130"/>
    <w:rsid w:val="00053EDB"/>
    <w:rsid w:val="00054706"/>
    <w:rsid w:val="00056AF4"/>
    <w:rsid w:val="00056DF4"/>
    <w:rsid w:val="000570C7"/>
    <w:rsid w:val="000618EE"/>
    <w:rsid w:val="00065095"/>
    <w:rsid w:val="00065412"/>
    <w:rsid w:val="00066393"/>
    <w:rsid w:val="00066425"/>
    <w:rsid w:val="000676B2"/>
    <w:rsid w:val="000718F7"/>
    <w:rsid w:val="00071900"/>
    <w:rsid w:val="00076E93"/>
    <w:rsid w:val="000773A6"/>
    <w:rsid w:val="0007766F"/>
    <w:rsid w:val="00077880"/>
    <w:rsid w:val="000803BB"/>
    <w:rsid w:val="00082A65"/>
    <w:rsid w:val="00083A33"/>
    <w:rsid w:val="000851E2"/>
    <w:rsid w:val="00085F02"/>
    <w:rsid w:val="00086DC6"/>
    <w:rsid w:val="00090F12"/>
    <w:rsid w:val="0009167C"/>
    <w:rsid w:val="000946DD"/>
    <w:rsid w:val="00094A7C"/>
    <w:rsid w:val="00096269"/>
    <w:rsid w:val="000A2BEB"/>
    <w:rsid w:val="000B1A86"/>
    <w:rsid w:val="000B27FA"/>
    <w:rsid w:val="000B2EB9"/>
    <w:rsid w:val="000B66D4"/>
    <w:rsid w:val="000B77B4"/>
    <w:rsid w:val="000B786D"/>
    <w:rsid w:val="000C1833"/>
    <w:rsid w:val="000C23EF"/>
    <w:rsid w:val="000C29C2"/>
    <w:rsid w:val="000C356F"/>
    <w:rsid w:val="000C4EBB"/>
    <w:rsid w:val="000C7C03"/>
    <w:rsid w:val="000D0C71"/>
    <w:rsid w:val="000D2676"/>
    <w:rsid w:val="000D385C"/>
    <w:rsid w:val="000D532D"/>
    <w:rsid w:val="000D56A5"/>
    <w:rsid w:val="000D65C2"/>
    <w:rsid w:val="000D77CA"/>
    <w:rsid w:val="000E20C7"/>
    <w:rsid w:val="000E2F79"/>
    <w:rsid w:val="000E757C"/>
    <w:rsid w:val="000F04D4"/>
    <w:rsid w:val="000F0538"/>
    <w:rsid w:val="000F099D"/>
    <w:rsid w:val="000F25D7"/>
    <w:rsid w:val="000F4117"/>
    <w:rsid w:val="000F425E"/>
    <w:rsid w:val="000F46D5"/>
    <w:rsid w:val="000F4DD4"/>
    <w:rsid w:val="00102795"/>
    <w:rsid w:val="00106B4E"/>
    <w:rsid w:val="001079AE"/>
    <w:rsid w:val="00110E98"/>
    <w:rsid w:val="00115FA6"/>
    <w:rsid w:val="0011618D"/>
    <w:rsid w:val="00125420"/>
    <w:rsid w:val="001256AF"/>
    <w:rsid w:val="00131C36"/>
    <w:rsid w:val="001343D8"/>
    <w:rsid w:val="00137A5F"/>
    <w:rsid w:val="0014017E"/>
    <w:rsid w:val="00140CF9"/>
    <w:rsid w:val="00146001"/>
    <w:rsid w:val="001465DF"/>
    <w:rsid w:val="00146E92"/>
    <w:rsid w:val="0015032F"/>
    <w:rsid w:val="00151745"/>
    <w:rsid w:val="001522EB"/>
    <w:rsid w:val="001536D0"/>
    <w:rsid w:val="0015465C"/>
    <w:rsid w:val="00160854"/>
    <w:rsid w:val="00164092"/>
    <w:rsid w:val="00164BEF"/>
    <w:rsid w:val="00166306"/>
    <w:rsid w:val="00166ADA"/>
    <w:rsid w:val="001672E8"/>
    <w:rsid w:val="00172EFB"/>
    <w:rsid w:val="00173E59"/>
    <w:rsid w:val="00174352"/>
    <w:rsid w:val="0017435E"/>
    <w:rsid w:val="001743CD"/>
    <w:rsid w:val="00176412"/>
    <w:rsid w:val="0017721E"/>
    <w:rsid w:val="0018024F"/>
    <w:rsid w:val="001823AD"/>
    <w:rsid w:val="00182ECC"/>
    <w:rsid w:val="00184F24"/>
    <w:rsid w:val="00186EB0"/>
    <w:rsid w:val="00192B81"/>
    <w:rsid w:val="00196459"/>
    <w:rsid w:val="001A09F9"/>
    <w:rsid w:val="001A2631"/>
    <w:rsid w:val="001A2A6D"/>
    <w:rsid w:val="001A47B4"/>
    <w:rsid w:val="001B01D7"/>
    <w:rsid w:val="001B05CF"/>
    <w:rsid w:val="001B0639"/>
    <w:rsid w:val="001B485E"/>
    <w:rsid w:val="001B5F74"/>
    <w:rsid w:val="001B651D"/>
    <w:rsid w:val="001B6E5C"/>
    <w:rsid w:val="001C08FA"/>
    <w:rsid w:val="001C0C02"/>
    <w:rsid w:val="001C13C0"/>
    <w:rsid w:val="001C298C"/>
    <w:rsid w:val="001C33E0"/>
    <w:rsid w:val="001C4DFF"/>
    <w:rsid w:val="001C5AD0"/>
    <w:rsid w:val="001C5DEC"/>
    <w:rsid w:val="001D0FE5"/>
    <w:rsid w:val="001D129D"/>
    <w:rsid w:val="001D18A2"/>
    <w:rsid w:val="001D1AE6"/>
    <w:rsid w:val="001D75D7"/>
    <w:rsid w:val="001E2848"/>
    <w:rsid w:val="001E429C"/>
    <w:rsid w:val="001E5917"/>
    <w:rsid w:val="001E5B32"/>
    <w:rsid w:val="001E6657"/>
    <w:rsid w:val="001E67B3"/>
    <w:rsid w:val="001E6FC8"/>
    <w:rsid w:val="001F0D5E"/>
    <w:rsid w:val="001F78DA"/>
    <w:rsid w:val="0020276D"/>
    <w:rsid w:val="002032D7"/>
    <w:rsid w:val="00212CF9"/>
    <w:rsid w:val="002136EA"/>
    <w:rsid w:val="00216799"/>
    <w:rsid w:val="00221864"/>
    <w:rsid w:val="00223C2F"/>
    <w:rsid w:val="002245D8"/>
    <w:rsid w:val="002250F6"/>
    <w:rsid w:val="0022704C"/>
    <w:rsid w:val="00230162"/>
    <w:rsid w:val="00230420"/>
    <w:rsid w:val="002337D8"/>
    <w:rsid w:val="00234AC8"/>
    <w:rsid w:val="00236469"/>
    <w:rsid w:val="00243B3E"/>
    <w:rsid w:val="002473D3"/>
    <w:rsid w:val="0025495D"/>
    <w:rsid w:val="00255776"/>
    <w:rsid w:val="002566B9"/>
    <w:rsid w:val="0025747E"/>
    <w:rsid w:val="0026007F"/>
    <w:rsid w:val="00260387"/>
    <w:rsid w:val="00260F8E"/>
    <w:rsid w:val="00263823"/>
    <w:rsid w:val="00263BBD"/>
    <w:rsid w:val="00264CD2"/>
    <w:rsid w:val="00264D32"/>
    <w:rsid w:val="002652F0"/>
    <w:rsid w:val="00267206"/>
    <w:rsid w:val="0027748B"/>
    <w:rsid w:val="002812F9"/>
    <w:rsid w:val="00282DAC"/>
    <w:rsid w:val="00283DD8"/>
    <w:rsid w:val="002952ED"/>
    <w:rsid w:val="002A0902"/>
    <w:rsid w:val="002A1063"/>
    <w:rsid w:val="002A2098"/>
    <w:rsid w:val="002A5A45"/>
    <w:rsid w:val="002A74E3"/>
    <w:rsid w:val="002A74F9"/>
    <w:rsid w:val="002B25E9"/>
    <w:rsid w:val="002B36C5"/>
    <w:rsid w:val="002B3F56"/>
    <w:rsid w:val="002B4B78"/>
    <w:rsid w:val="002B5DBD"/>
    <w:rsid w:val="002B642D"/>
    <w:rsid w:val="002B6555"/>
    <w:rsid w:val="002B7925"/>
    <w:rsid w:val="002C0665"/>
    <w:rsid w:val="002C1430"/>
    <w:rsid w:val="002C1620"/>
    <w:rsid w:val="002C224B"/>
    <w:rsid w:val="002C2A84"/>
    <w:rsid w:val="002C313D"/>
    <w:rsid w:val="002C4504"/>
    <w:rsid w:val="002C4BD5"/>
    <w:rsid w:val="002C5E12"/>
    <w:rsid w:val="002C66D0"/>
    <w:rsid w:val="002D08E4"/>
    <w:rsid w:val="002D1569"/>
    <w:rsid w:val="002D2A29"/>
    <w:rsid w:val="002D41AC"/>
    <w:rsid w:val="002D6398"/>
    <w:rsid w:val="002D7726"/>
    <w:rsid w:val="002E042E"/>
    <w:rsid w:val="002E09B3"/>
    <w:rsid w:val="002E1D0F"/>
    <w:rsid w:val="002E2BF7"/>
    <w:rsid w:val="002E34D1"/>
    <w:rsid w:val="002E7619"/>
    <w:rsid w:val="002E7691"/>
    <w:rsid w:val="002E7EA9"/>
    <w:rsid w:val="002F0152"/>
    <w:rsid w:val="002F0400"/>
    <w:rsid w:val="002F3DA1"/>
    <w:rsid w:val="002F69EF"/>
    <w:rsid w:val="003003D5"/>
    <w:rsid w:val="0030335A"/>
    <w:rsid w:val="00304F8E"/>
    <w:rsid w:val="00305654"/>
    <w:rsid w:val="00310720"/>
    <w:rsid w:val="003114E2"/>
    <w:rsid w:val="0031472C"/>
    <w:rsid w:val="00320AE3"/>
    <w:rsid w:val="00323F6D"/>
    <w:rsid w:val="003247BD"/>
    <w:rsid w:val="003250F4"/>
    <w:rsid w:val="003255E7"/>
    <w:rsid w:val="00326C5A"/>
    <w:rsid w:val="00327C3F"/>
    <w:rsid w:val="00327DE3"/>
    <w:rsid w:val="0033179D"/>
    <w:rsid w:val="00331DA9"/>
    <w:rsid w:val="0033551C"/>
    <w:rsid w:val="0033742A"/>
    <w:rsid w:val="00341524"/>
    <w:rsid w:val="003421FD"/>
    <w:rsid w:val="003431DC"/>
    <w:rsid w:val="00347BD6"/>
    <w:rsid w:val="003516F0"/>
    <w:rsid w:val="0035360A"/>
    <w:rsid w:val="00354D8A"/>
    <w:rsid w:val="0035651B"/>
    <w:rsid w:val="00360DE0"/>
    <w:rsid w:val="003626E1"/>
    <w:rsid w:val="00364D40"/>
    <w:rsid w:val="00364DE1"/>
    <w:rsid w:val="003651B4"/>
    <w:rsid w:val="00366A40"/>
    <w:rsid w:val="003720CB"/>
    <w:rsid w:val="003721F5"/>
    <w:rsid w:val="00372982"/>
    <w:rsid w:val="003760B0"/>
    <w:rsid w:val="003776B5"/>
    <w:rsid w:val="00377B03"/>
    <w:rsid w:val="003808DD"/>
    <w:rsid w:val="00380F93"/>
    <w:rsid w:val="00387556"/>
    <w:rsid w:val="00387F4F"/>
    <w:rsid w:val="00390947"/>
    <w:rsid w:val="00392CC6"/>
    <w:rsid w:val="003931AC"/>
    <w:rsid w:val="003A3F1B"/>
    <w:rsid w:val="003A5A43"/>
    <w:rsid w:val="003A62F9"/>
    <w:rsid w:val="003B033E"/>
    <w:rsid w:val="003B05FD"/>
    <w:rsid w:val="003B07D7"/>
    <w:rsid w:val="003B5B25"/>
    <w:rsid w:val="003B7BAD"/>
    <w:rsid w:val="003C3581"/>
    <w:rsid w:val="003D1532"/>
    <w:rsid w:val="003D584A"/>
    <w:rsid w:val="003E1836"/>
    <w:rsid w:val="003E1AC7"/>
    <w:rsid w:val="003E1D77"/>
    <w:rsid w:val="003E5FC1"/>
    <w:rsid w:val="003F1F6B"/>
    <w:rsid w:val="003F212E"/>
    <w:rsid w:val="003F22AD"/>
    <w:rsid w:val="003F282E"/>
    <w:rsid w:val="003F45C6"/>
    <w:rsid w:val="003F4A2E"/>
    <w:rsid w:val="003F5A02"/>
    <w:rsid w:val="003F6A30"/>
    <w:rsid w:val="003F79FC"/>
    <w:rsid w:val="00402255"/>
    <w:rsid w:val="00402B94"/>
    <w:rsid w:val="00404D62"/>
    <w:rsid w:val="00406D34"/>
    <w:rsid w:val="00415259"/>
    <w:rsid w:val="0042050C"/>
    <w:rsid w:val="00420768"/>
    <w:rsid w:val="00420F44"/>
    <w:rsid w:val="004214C6"/>
    <w:rsid w:val="00422742"/>
    <w:rsid w:val="004234FE"/>
    <w:rsid w:val="00423A21"/>
    <w:rsid w:val="00425546"/>
    <w:rsid w:val="0042576B"/>
    <w:rsid w:val="00431093"/>
    <w:rsid w:val="0043501A"/>
    <w:rsid w:val="00436C94"/>
    <w:rsid w:val="004418A4"/>
    <w:rsid w:val="00441E6E"/>
    <w:rsid w:val="004429F8"/>
    <w:rsid w:val="00447994"/>
    <w:rsid w:val="00451E9F"/>
    <w:rsid w:val="004529E0"/>
    <w:rsid w:val="00454358"/>
    <w:rsid w:val="00456223"/>
    <w:rsid w:val="00464F68"/>
    <w:rsid w:val="0046513A"/>
    <w:rsid w:val="004702B8"/>
    <w:rsid w:val="0047330D"/>
    <w:rsid w:val="004757CB"/>
    <w:rsid w:val="00476968"/>
    <w:rsid w:val="00476BFE"/>
    <w:rsid w:val="0047782F"/>
    <w:rsid w:val="0048377B"/>
    <w:rsid w:val="00483B97"/>
    <w:rsid w:val="0048559F"/>
    <w:rsid w:val="00497393"/>
    <w:rsid w:val="00497A24"/>
    <w:rsid w:val="004A2D17"/>
    <w:rsid w:val="004A4637"/>
    <w:rsid w:val="004A5E73"/>
    <w:rsid w:val="004A718F"/>
    <w:rsid w:val="004A7974"/>
    <w:rsid w:val="004A797F"/>
    <w:rsid w:val="004B039F"/>
    <w:rsid w:val="004B50E4"/>
    <w:rsid w:val="004B5EFB"/>
    <w:rsid w:val="004B626E"/>
    <w:rsid w:val="004C50E1"/>
    <w:rsid w:val="004C6914"/>
    <w:rsid w:val="004C6EF8"/>
    <w:rsid w:val="004C7552"/>
    <w:rsid w:val="004C78FF"/>
    <w:rsid w:val="004D029B"/>
    <w:rsid w:val="004D1E9B"/>
    <w:rsid w:val="004D2C2A"/>
    <w:rsid w:val="004D4798"/>
    <w:rsid w:val="004D4F95"/>
    <w:rsid w:val="004D5BC7"/>
    <w:rsid w:val="004D602B"/>
    <w:rsid w:val="004D7096"/>
    <w:rsid w:val="004D7303"/>
    <w:rsid w:val="004E04F3"/>
    <w:rsid w:val="004E04FD"/>
    <w:rsid w:val="004E05C2"/>
    <w:rsid w:val="004E119D"/>
    <w:rsid w:val="004E175A"/>
    <w:rsid w:val="004E212A"/>
    <w:rsid w:val="004E3AF3"/>
    <w:rsid w:val="004E53FA"/>
    <w:rsid w:val="004E5D54"/>
    <w:rsid w:val="004F22F1"/>
    <w:rsid w:val="00500C61"/>
    <w:rsid w:val="005018BC"/>
    <w:rsid w:val="005031AD"/>
    <w:rsid w:val="005053D8"/>
    <w:rsid w:val="0051331C"/>
    <w:rsid w:val="00513D89"/>
    <w:rsid w:val="0051553C"/>
    <w:rsid w:val="005166FA"/>
    <w:rsid w:val="005171C4"/>
    <w:rsid w:val="00517A46"/>
    <w:rsid w:val="00517CC5"/>
    <w:rsid w:val="00517DA2"/>
    <w:rsid w:val="0052280E"/>
    <w:rsid w:val="005233FD"/>
    <w:rsid w:val="00525170"/>
    <w:rsid w:val="005253F5"/>
    <w:rsid w:val="00526806"/>
    <w:rsid w:val="005274D0"/>
    <w:rsid w:val="00527E40"/>
    <w:rsid w:val="005352C6"/>
    <w:rsid w:val="00540251"/>
    <w:rsid w:val="00540FC1"/>
    <w:rsid w:val="00544216"/>
    <w:rsid w:val="00544F9A"/>
    <w:rsid w:val="00546740"/>
    <w:rsid w:val="005529A9"/>
    <w:rsid w:val="00552AC4"/>
    <w:rsid w:val="00552B91"/>
    <w:rsid w:val="00554ACB"/>
    <w:rsid w:val="00555077"/>
    <w:rsid w:val="00560F42"/>
    <w:rsid w:val="005614BF"/>
    <w:rsid w:val="0056407C"/>
    <w:rsid w:val="005641CE"/>
    <w:rsid w:val="0056744E"/>
    <w:rsid w:val="005703A1"/>
    <w:rsid w:val="00570722"/>
    <w:rsid w:val="00573FF5"/>
    <w:rsid w:val="00574523"/>
    <w:rsid w:val="00576310"/>
    <w:rsid w:val="00590658"/>
    <w:rsid w:val="00597E0C"/>
    <w:rsid w:val="00597F64"/>
    <w:rsid w:val="005A08E2"/>
    <w:rsid w:val="005A0D07"/>
    <w:rsid w:val="005A2D64"/>
    <w:rsid w:val="005A2FD3"/>
    <w:rsid w:val="005A6B5F"/>
    <w:rsid w:val="005A7C1D"/>
    <w:rsid w:val="005B71F9"/>
    <w:rsid w:val="005C0701"/>
    <w:rsid w:val="005C20BB"/>
    <w:rsid w:val="005C304B"/>
    <w:rsid w:val="005C54F8"/>
    <w:rsid w:val="005C5A9A"/>
    <w:rsid w:val="005D02D5"/>
    <w:rsid w:val="005D1B38"/>
    <w:rsid w:val="005D373C"/>
    <w:rsid w:val="005D508A"/>
    <w:rsid w:val="005D56CD"/>
    <w:rsid w:val="005D64AA"/>
    <w:rsid w:val="005E531F"/>
    <w:rsid w:val="005F0EFD"/>
    <w:rsid w:val="005F2640"/>
    <w:rsid w:val="005F4F5B"/>
    <w:rsid w:val="005F5364"/>
    <w:rsid w:val="005F604B"/>
    <w:rsid w:val="0060019C"/>
    <w:rsid w:val="006001AF"/>
    <w:rsid w:val="00600B57"/>
    <w:rsid w:val="00601939"/>
    <w:rsid w:val="00601A03"/>
    <w:rsid w:val="0060230C"/>
    <w:rsid w:val="0060519F"/>
    <w:rsid w:val="00605A1D"/>
    <w:rsid w:val="00610890"/>
    <w:rsid w:val="00612ACE"/>
    <w:rsid w:val="006225E3"/>
    <w:rsid w:val="006267EB"/>
    <w:rsid w:val="006274D1"/>
    <w:rsid w:val="006322B4"/>
    <w:rsid w:val="00642375"/>
    <w:rsid w:val="00645E14"/>
    <w:rsid w:val="00646778"/>
    <w:rsid w:val="00647EA2"/>
    <w:rsid w:val="006500C9"/>
    <w:rsid w:val="00654A88"/>
    <w:rsid w:val="00657111"/>
    <w:rsid w:val="00657A3C"/>
    <w:rsid w:val="00660EF9"/>
    <w:rsid w:val="00666806"/>
    <w:rsid w:val="006670B7"/>
    <w:rsid w:val="006701FC"/>
    <w:rsid w:val="00675DEF"/>
    <w:rsid w:val="00676B12"/>
    <w:rsid w:val="00685142"/>
    <w:rsid w:val="006855A6"/>
    <w:rsid w:val="0069200F"/>
    <w:rsid w:val="00694E8B"/>
    <w:rsid w:val="006A02C2"/>
    <w:rsid w:val="006A79AD"/>
    <w:rsid w:val="006B5314"/>
    <w:rsid w:val="006C3C68"/>
    <w:rsid w:val="006C4D26"/>
    <w:rsid w:val="006C512B"/>
    <w:rsid w:val="006C7968"/>
    <w:rsid w:val="006D416A"/>
    <w:rsid w:val="006D75A1"/>
    <w:rsid w:val="006E156F"/>
    <w:rsid w:val="006E1E0B"/>
    <w:rsid w:val="006E310D"/>
    <w:rsid w:val="006E605C"/>
    <w:rsid w:val="006E6BD5"/>
    <w:rsid w:val="006F0FE9"/>
    <w:rsid w:val="006F130C"/>
    <w:rsid w:val="006F15ED"/>
    <w:rsid w:val="006F224C"/>
    <w:rsid w:val="006F2966"/>
    <w:rsid w:val="006F2C03"/>
    <w:rsid w:val="006F32E2"/>
    <w:rsid w:val="006F412B"/>
    <w:rsid w:val="006F5237"/>
    <w:rsid w:val="006F75C1"/>
    <w:rsid w:val="006F781F"/>
    <w:rsid w:val="00700227"/>
    <w:rsid w:val="007003D7"/>
    <w:rsid w:val="007009BE"/>
    <w:rsid w:val="00701ABE"/>
    <w:rsid w:val="00701F6C"/>
    <w:rsid w:val="00707221"/>
    <w:rsid w:val="007073E6"/>
    <w:rsid w:val="00710B54"/>
    <w:rsid w:val="0072180C"/>
    <w:rsid w:val="00723494"/>
    <w:rsid w:val="00724E76"/>
    <w:rsid w:val="00727652"/>
    <w:rsid w:val="0072787E"/>
    <w:rsid w:val="00727E16"/>
    <w:rsid w:val="00730487"/>
    <w:rsid w:val="007315D8"/>
    <w:rsid w:val="00732CA8"/>
    <w:rsid w:val="00732ED7"/>
    <w:rsid w:val="00733A2B"/>
    <w:rsid w:val="00734287"/>
    <w:rsid w:val="00736853"/>
    <w:rsid w:val="007416F9"/>
    <w:rsid w:val="00743BEC"/>
    <w:rsid w:val="0074552F"/>
    <w:rsid w:val="007463A2"/>
    <w:rsid w:val="00751749"/>
    <w:rsid w:val="00751B9B"/>
    <w:rsid w:val="00752FF7"/>
    <w:rsid w:val="00760DC8"/>
    <w:rsid w:val="00764C57"/>
    <w:rsid w:val="0077059E"/>
    <w:rsid w:val="00772421"/>
    <w:rsid w:val="007726E0"/>
    <w:rsid w:val="00772962"/>
    <w:rsid w:val="00772CAE"/>
    <w:rsid w:val="00775368"/>
    <w:rsid w:val="00775FA7"/>
    <w:rsid w:val="007762A0"/>
    <w:rsid w:val="00780AFC"/>
    <w:rsid w:val="00782768"/>
    <w:rsid w:val="00782E29"/>
    <w:rsid w:val="00782F58"/>
    <w:rsid w:val="0078449C"/>
    <w:rsid w:val="00784ABB"/>
    <w:rsid w:val="00784ACD"/>
    <w:rsid w:val="007858C2"/>
    <w:rsid w:val="00786AC4"/>
    <w:rsid w:val="00787DC7"/>
    <w:rsid w:val="00787F43"/>
    <w:rsid w:val="0079095A"/>
    <w:rsid w:val="007913C1"/>
    <w:rsid w:val="00796BAC"/>
    <w:rsid w:val="007975B3"/>
    <w:rsid w:val="00797F4B"/>
    <w:rsid w:val="007A704C"/>
    <w:rsid w:val="007B048E"/>
    <w:rsid w:val="007B1EA0"/>
    <w:rsid w:val="007B33B4"/>
    <w:rsid w:val="007B4059"/>
    <w:rsid w:val="007B40E1"/>
    <w:rsid w:val="007B521E"/>
    <w:rsid w:val="007B7705"/>
    <w:rsid w:val="007C1192"/>
    <w:rsid w:val="007C228A"/>
    <w:rsid w:val="007C22C5"/>
    <w:rsid w:val="007C2434"/>
    <w:rsid w:val="007C68F9"/>
    <w:rsid w:val="007D1D88"/>
    <w:rsid w:val="007D2423"/>
    <w:rsid w:val="007D2DF7"/>
    <w:rsid w:val="007D3005"/>
    <w:rsid w:val="007D3197"/>
    <w:rsid w:val="007D45C7"/>
    <w:rsid w:val="007D4B26"/>
    <w:rsid w:val="007D629D"/>
    <w:rsid w:val="007D63A8"/>
    <w:rsid w:val="007E0783"/>
    <w:rsid w:val="007E74C4"/>
    <w:rsid w:val="007F1D3D"/>
    <w:rsid w:val="007F2A4B"/>
    <w:rsid w:val="007F319E"/>
    <w:rsid w:val="007F57CF"/>
    <w:rsid w:val="007F690E"/>
    <w:rsid w:val="00801949"/>
    <w:rsid w:val="00801AE4"/>
    <w:rsid w:val="00805D41"/>
    <w:rsid w:val="00807943"/>
    <w:rsid w:val="008110BC"/>
    <w:rsid w:val="00812091"/>
    <w:rsid w:val="00812D0B"/>
    <w:rsid w:val="00814736"/>
    <w:rsid w:val="00815876"/>
    <w:rsid w:val="0081786F"/>
    <w:rsid w:val="00826602"/>
    <w:rsid w:val="00833B65"/>
    <w:rsid w:val="008340FB"/>
    <w:rsid w:val="00837C00"/>
    <w:rsid w:val="00843E40"/>
    <w:rsid w:val="008457C8"/>
    <w:rsid w:val="008459C1"/>
    <w:rsid w:val="00846D39"/>
    <w:rsid w:val="00847890"/>
    <w:rsid w:val="00850508"/>
    <w:rsid w:val="008520DA"/>
    <w:rsid w:val="008544ED"/>
    <w:rsid w:val="00857A18"/>
    <w:rsid w:val="008614AB"/>
    <w:rsid w:val="00861559"/>
    <w:rsid w:val="00863B18"/>
    <w:rsid w:val="00864CCE"/>
    <w:rsid w:val="00870660"/>
    <w:rsid w:val="00871420"/>
    <w:rsid w:val="00871729"/>
    <w:rsid w:val="00875EC9"/>
    <w:rsid w:val="00877372"/>
    <w:rsid w:val="00880181"/>
    <w:rsid w:val="00880D33"/>
    <w:rsid w:val="00881102"/>
    <w:rsid w:val="00881863"/>
    <w:rsid w:val="008855D0"/>
    <w:rsid w:val="008878B3"/>
    <w:rsid w:val="008879D7"/>
    <w:rsid w:val="00890803"/>
    <w:rsid w:val="00890A9D"/>
    <w:rsid w:val="0089479B"/>
    <w:rsid w:val="00895302"/>
    <w:rsid w:val="008963C8"/>
    <w:rsid w:val="008A3BE0"/>
    <w:rsid w:val="008A5887"/>
    <w:rsid w:val="008B313A"/>
    <w:rsid w:val="008B36A8"/>
    <w:rsid w:val="008C1DC8"/>
    <w:rsid w:val="008C2594"/>
    <w:rsid w:val="008C4C95"/>
    <w:rsid w:val="008C623E"/>
    <w:rsid w:val="008C727D"/>
    <w:rsid w:val="008D156E"/>
    <w:rsid w:val="008D35AB"/>
    <w:rsid w:val="008D4900"/>
    <w:rsid w:val="008D4C22"/>
    <w:rsid w:val="008E4AC7"/>
    <w:rsid w:val="008E56BD"/>
    <w:rsid w:val="008E6AF0"/>
    <w:rsid w:val="008F1EEA"/>
    <w:rsid w:val="008F29E1"/>
    <w:rsid w:val="008F6008"/>
    <w:rsid w:val="008F773E"/>
    <w:rsid w:val="009002EE"/>
    <w:rsid w:val="009023EA"/>
    <w:rsid w:val="0090305E"/>
    <w:rsid w:val="00917DD0"/>
    <w:rsid w:val="0092319F"/>
    <w:rsid w:val="00943474"/>
    <w:rsid w:val="009461B5"/>
    <w:rsid w:val="00951F3B"/>
    <w:rsid w:val="009526C3"/>
    <w:rsid w:val="0095412C"/>
    <w:rsid w:val="00956EA9"/>
    <w:rsid w:val="00962531"/>
    <w:rsid w:val="00962764"/>
    <w:rsid w:val="009628A6"/>
    <w:rsid w:val="0096329A"/>
    <w:rsid w:val="00965022"/>
    <w:rsid w:val="009651A4"/>
    <w:rsid w:val="009655BA"/>
    <w:rsid w:val="00966D65"/>
    <w:rsid w:val="009678B6"/>
    <w:rsid w:val="00967E76"/>
    <w:rsid w:val="00970DCD"/>
    <w:rsid w:val="00970F5E"/>
    <w:rsid w:val="00974F0C"/>
    <w:rsid w:val="00975FC5"/>
    <w:rsid w:val="00976F87"/>
    <w:rsid w:val="00986A4A"/>
    <w:rsid w:val="00987657"/>
    <w:rsid w:val="00987A93"/>
    <w:rsid w:val="0099011D"/>
    <w:rsid w:val="00990847"/>
    <w:rsid w:val="00994278"/>
    <w:rsid w:val="009977D4"/>
    <w:rsid w:val="009A10A7"/>
    <w:rsid w:val="009A1CC3"/>
    <w:rsid w:val="009A6447"/>
    <w:rsid w:val="009A7904"/>
    <w:rsid w:val="009A7F67"/>
    <w:rsid w:val="009B11D7"/>
    <w:rsid w:val="009B2050"/>
    <w:rsid w:val="009B3627"/>
    <w:rsid w:val="009B46CF"/>
    <w:rsid w:val="009B4A0B"/>
    <w:rsid w:val="009B5028"/>
    <w:rsid w:val="009B71E1"/>
    <w:rsid w:val="009C0852"/>
    <w:rsid w:val="009C3810"/>
    <w:rsid w:val="009C4804"/>
    <w:rsid w:val="009C7858"/>
    <w:rsid w:val="009D04C6"/>
    <w:rsid w:val="009D24D4"/>
    <w:rsid w:val="009D3C66"/>
    <w:rsid w:val="009D439B"/>
    <w:rsid w:val="009D664B"/>
    <w:rsid w:val="009E123A"/>
    <w:rsid w:val="009E1809"/>
    <w:rsid w:val="009E3706"/>
    <w:rsid w:val="009E5271"/>
    <w:rsid w:val="009F1BBA"/>
    <w:rsid w:val="009F3891"/>
    <w:rsid w:val="009F39DB"/>
    <w:rsid w:val="009F3E23"/>
    <w:rsid w:val="009F4908"/>
    <w:rsid w:val="009F4DF7"/>
    <w:rsid w:val="009F51AE"/>
    <w:rsid w:val="009F6E58"/>
    <w:rsid w:val="009F7B12"/>
    <w:rsid w:val="00A00071"/>
    <w:rsid w:val="00A010E2"/>
    <w:rsid w:val="00A10712"/>
    <w:rsid w:val="00A11378"/>
    <w:rsid w:val="00A14A8D"/>
    <w:rsid w:val="00A15811"/>
    <w:rsid w:val="00A172FD"/>
    <w:rsid w:val="00A21E92"/>
    <w:rsid w:val="00A252BF"/>
    <w:rsid w:val="00A26B26"/>
    <w:rsid w:val="00A27418"/>
    <w:rsid w:val="00A27D51"/>
    <w:rsid w:val="00A31A23"/>
    <w:rsid w:val="00A31B81"/>
    <w:rsid w:val="00A365A1"/>
    <w:rsid w:val="00A376D0"/>
    <w:rsid w:val="00A44945"/>
    <w:rsid w:val="00A44E7F"/>
    <w:rsid w:val="00A44EB3"/>
    <w:rsid w:val="00A47975"/>
    <w:rsid w:val="00A50875"/>
    <w:rsid w:val="00A51BC9"/>
    <w:rsid w:val="00A52548"/>
    <w:rsid w:val="00A525C2"/>
    <w:rsid w:val="00A554B0"/>
    <w:rsid w:val="00A56504"/>
    <w:rsid w:val="00A56E79"/>
    <w:rsid w:val="00A61B3B"/>
    <w:rsid w:val="00A71C33"/>
    <w:rsid w:val="00A7208C"/>
    <w:rsid w:val="00A82C0B"/>
    <w:rsid w:val="00A82C49"/>
    <w:rsid w:val="00A90E1A"/>
    <w:rsid w:val="00A94559"/>
    <w:rsid w:val="00A95259"/>
    <w:rsid w:val="00AA14C5"/>
    <w:rsid w:val="00AB1614"/>
    <w:rsid w:val="00AB50E8"/>
    <w:rsid w:val="00AD249F"/>
    <w:rsid w:val="00AD3737"/>
    <w:rsid w:val="00AD401C"/>
    <w:rsid w:val="00AD47A7"/>
    <w:rsid w:val="00AD5516"/>
    <w:rsid w:val="00AD555A"/>
    <w:rsid w:val="00AD669C"/>
    <w:rsid w:val="00AD6B4E"/>
    <w:rsid w:val="00AD6EE6"/>
    <w:rsid w:val="00AE5A95"/>
    <w:rsid w:val="00AE5B12"/>
    <w:rsid w:val="00AE5C9A"/>
    <w:rsid w:val="00AE6018"/>
    <w:rsid w:val="00AE6DC2"/>
    <w:rsid w:val="00AE7DB9"/>
    <w:rsid w:val="00AF0952"/>
    <w:rsid w:val="00AF1308"/>
    <w:rsid w:val="00AF27DE"/>
    <w:rsid w:val="00AF586A"/>
    <w:rsid w:val="00AF5FEB"/>
    <w:rsid w:val="00AF7E9D"/>
    <w:rsid w:val="00B00948"/>
    <w:rsid w:val="00B01F79"/>
    <w:rsid w:val="00B04A0E"/>
    <w:rsid w:val="00B121D5"/>
    <w:rsid w:val="00B12542"/>
    <w:rsid w:val="00B152DB"/>
    <w:rsid w:val="00B17DF8"/>
    <w:rsid w:val="00B2050C"/>
    <w:rsid w:val="00B21A6E"/>
    <w:rsid w:val="00B23682"/>
    <w:rsid w:val="00B256C3"/>
    <w:rsid w:val="00B267F8"/>
    <w:rsid w:val="00B30CC0"/>
    <w:rsid w:val="00B30E9A"/>
    <w:rsid w:val="00B31E21"/>
    <w:rsid w:val="00B337B5"/>
    <w:rsid w:val="00B41122"/>
    <w:rsid w:val="00B43F5B"/>
    <w:rsid w:val="00B449B2"/>
    <w:rsid w:val="00B4599D"/>
    <w:rsid w:val="00B45E66"/>
    <w:rsid w:val="00B47E36"/>
    <w:rsid w:val="00B52000"/>
    <w:rsid w:val="00B53411"/>
    <w:rsid w:val="00B547E4"/>
    <w:rsid w:val="00B57448"/>
    <w:rsid w:val="00B608B9"/>
    <w:rsid w:val="00B62DE4"/>
    <w:rsid w:val="00B637AD"/>
    <w:rsid w:val="00B641F5"/>
    <w:rsid w:val="00B66653"/>
    <w:rsid w:val="00B72B78"/>
    <w:rsid w:val="00B7486F"/>
    <w:rsid w:val="00B77DCB"/>
    <w:rsid w:val="00B80906"/>
    <w:rsid w:val="00B82247"/>
    <w:rsid w:val="00B84DB3"/>
    <w:rsid w:val="00B84F04"/>
    <w:rsid w:val="00B871E1"/>
    <w:rsid w:val="00B90213"/>
    <w:rsid w:val="00B902B3"/>
    <w:rsid w:val="00B906DA"/>
    <w:rsid w:val="00B927DD"/>
    <w:rsid w:val="00B92F45"/>
    <w:rsid w:val="00B934BD"/>
    <w:rsid w:val="00B94385"/>
    <w:rsid w:val="00B95632"/>
    <w:rsid w:val="00B95789"/>
    <w:rsid w:val="00BA0408"/>
    <w:rsid w:val="00BA074C"/>
    <w:rsid w:val="00BA13CD"/>
    <w:rsid w:val="00BA1548"/>
    <w:rsid w:val="00BA7FA6"/>
    <w:rsid w:val="00BB07C1"/>
    <w:rsid w:val="00BB093E"/>
    <w:rsid w:val="00BB21FD"/>
    <w:rsid w:val="00BC42B2"/>
    <w:rsid w:val="00BC4ABE"/>
    <w:rsid w:val="00BC5358"/>
    <w:rsid w:val="00BD0A59"/>
    <w:rsid w:val="00BD1EA0"/>
    <w:rsid w:val="00BD3B24"/>
    <w:rsid w:val="00BD4D41"/>
    <w:rsid w:val="00BD536E"/>
    <w:rsid w:val="00BD5435"/>
    <w:rsid w:val="00BE000B"/>
    <w:rsid w:val="00BE5193"/>
    <w:rsid w:val="00BF14C8"/>
    <w:rsid w:val="00BF1B9F"/>
    <w:rsid w:val="00BF37E2"/>
    <w:rsid w:val="00BF44B5"/>
    <w:rsid w:val="00BF7DF8"/>
    <w:rsid w:val="00C0207A"/>
    <w:rsid w:val="00C025CB"/>
    <w:rsid w:val="00C06678"/>
    <w:rsid w:val="00C06DC9"/>
    <w:rsid w:val="00C11917"/>
    <w:rsid w:val="00C13587"/>
    <w:rsid w:val="00C14B75"/>
    <w:rsid w:val="00C16BF4"/>
    <w:rsid w:val="00C1759B"/>
    <w:rsid w:val="00C22A0E"/>
    <w:rsid w:val="00C232C2"/>
    <w:rsid w:val="00C2344F"/>
    <w:rsid w:val="00C2506C"/>
    <w:rsid w:val="00C3042A"/>
    <w:rsid w:val="00C304D0"/>
    <w:rsid w:val="00C359A1"/>
    <w:rsid w:val="00C35D4E"/>
    <w:rsid w:val="00C42814"/>
    <w:rsid w:val="00C43E69"/>
    <w:rsid w:val="00C441C3"/>
    <w:rsid w:val="00C478CD"/>
    <w:rsid w:val="00C47DF7"/>
    <w:rsid w:val="00C5153B"/>
    <w:rsid w:val="00C52072"/>
    <w:rsid w:val="00C520E1"/>
    <w:rsid w:val="00C52A9A"/>
    <w:rsid w:val="00C54E66"/>
    <w:rsid w:val="00C56750"/>
    <w:rsid w:val="00C57AC7"/>
    <w:rsid w:val="00C61BCB"/>
    <w:rsid w:val="00C63800"/>
    <w:rsid w:val="00C63A24"/>
    <w:rsid w:val="00C6473B"/>
    <w:rsid w:val="00C64F70"/>
    <w:rsid w:val="00C660C0"/>
    <w:rsid w:val="00C708B1"/>
    <w:rsid w:val="00C716EA"/>
    <w:rsid w:val="00C749D1"/>
    <w:rsid w:val="00C7517C"/>
    <w:rsid w:val="00C76541"/>
    <w:rsid w:val="00C76B9A"/>
    <w:rsid w:val="00C76C0D"/>
    <w:rsid w:val="00C76D5A"/>
    <w:rsid w:val="00C811ED"/>
    <w:rsid w:val="00C8286E"/>
    <w:rsid w:val="00C8597E"/>
    <w:rsid w:val="00C86BE4"/>
    <w:rsid w:val="00C877BA"/>
    <w:rsid w:val="00C904A3"/>
    <w:rsid w:val="00C9636C"/>
    <w:rsid w:val="00C970B3"/>
    <w:rsid w:val="00CA36B3"/>
    <w:rsid w:val="00CA3727"/>
    <w:rsid w:val="00CA47B0"/>
    <w:rsid w:val="00CA7BF3"/>
    <w:rsid w:val="00CB268D"/>
    <w:rsid w:val="00CB2D1A"/>
    <w:rsid w:val="00CB457F"/>
    <w:rsid w:val="00CB617F"/>
    <w:rsid w:val="00CB7559"/>
    <w:rsid w:val="00CC1120"/>
    <w:rsid w:val="00CC31F9"/>
    <w:rsid w:val="00CC7527"/>
    <w:rsid w:val="00CD1877"/>
    <w:rsid w:val="00CD6441"/>
    <w:rsid w:val="00CD79D9"/>
    <w:rsid w:val="00CE1B10"/>
    <w:rsid w:val="00CE1C98"/>
    <w:rsid w:val="00CE5F9A"/>
    <w:rsid w:val="00CE62AF"/>
    <w:rsid w:val="00CE797C"/>
    <w:rsid w:val="00CF0D72"/>
    <w:rsid w:val="00CF1358"/>
    <w:rsid w:val="00CF13D3"/>
    <w:rsid w:val="00CF319E"/>
    <w:rsid w:val="00CF70B7"/>
    <w:rsid w:val="00D01AA1"/>
    <w:rsid w:val="00D0337C"/>
    <w:rsid w:val="00D040E7"/>
    <w:rsid w:val="00D1041D"/>
    <w:rsid w:val="00D10704"/>
    <w:rsid w:val="00D127C9"/>
    <w:rsid w:val="00D13B12"/>
    <w:rsid w:val="00D147CC"/>
    <w:rsid w:val="00D1534B"/>
    <w:rsid w:val="00D2054A"/>
    <w:rsid w:val="00D22752"/>
    <w:rsid w:val="00D23FFF"/>
    <w:rsid w:val="00D24425"/>
    <w:rsid w:val="00D25860"/>
    <w:rsid w:val="00D30428"/>
    <w:rsid w:val="00D3074A"/>
    <w:rsid w:val="00D367A6"/>
    <w:rsid w:val="00D400BE"/>
    <w:rsid w:val="00D41065"/>
    <w:rsid w:val="00D4274C"/>
    <w:rsid w:val="00D45491"/>
    <w:rsid w:val="00D4579C"/>
    <w:rsid w:val="00D46083"/>
    <w:rsid w:val="00D463DF"/>
    <w:rsid w:val="00D54E67"/>
    <w:rsid w:val="00D5590C"/>
    <w:rsid w:val="00D55E46"/>
    <w:rsid w:val="00D60240"/>
    <w:rsid w:val="00D63520"/>
    <w:rsid w:val="00D66A4C"/>
    <w:rsid w:val="00D70AF1"/>
    <w:rsid w:val="00D7236C"/>
    <w:rsid w:val="00D751F2"/>
    <w:rsid w:val="00D765F7"/>
    <w:rsid w:val="00D778E4"/>
    <w:rsid w:val="00D826FE"/>
    <w:rsid w:val="00D82AA9"/>
    <w:rsid w:val="00D856BF"/>
    <w:rsid w:val="00D8639E"/>
    <w:rsid w:val="00D9285A"/>
    <w:rsid w:val="00D95925"/>
    <w:rsid w:val="00D97407"/>
    <w:rsid w:val="00DA1736"/>
    <w:rsid w:val="00DA1A54"/>
    <w:rsid w:val="00DA2098"/>
    <w:rsid w:val="00DA2423"/>
    <w:rsid w:val="00DA5184"/>
    <w:rsid w:val="00DA5919"/>
    <w:rsid w:val="00DA5A9D"/>
    <w:rsid w:val="00DA772F"/>
    <w:rsid w:val="00DB053C"/>
    <w:rsid w:val="00DB19CF"/>
    <w:rsid w:val="00DB2323"/>
    <w:rsid w:val="00DB3F4C"/>
    <w:rsid w:val="00DB7548"/>
    <w:rsid w:val="00DC4CAE"/>
    <w:rsid w:val="00DC5708"/>
    <w:rsid w:val="00DC5CC8"/>
    <w:rsid w:val="00DC7063"/>
    <w:rsid w:val="00DD0DA1"/>
    <w:rsid w:val="00DD2DD4"/>
    <w:rsid w:val="00DD5A2E"/>
    <w:rsid w:val="00DD7BAD"/>
    <w:rsid w:val="00DE0C3B"/>
    <w:rsid w:val="00DE54CC"/>
    <w:rsid w:val="00DE56C3"/>
    <w:rsid w:val="00DF32BB"/>
    <w:rsid w:val="00DF5945"/>
    <w:rsid w:val="00DF5E0F"/>
    <w:rsid w:val="00E034AA"/>
    <w:rsid w:val="00E045F1"/>
    <w:rsid w:val="00E046D7"/>
    <w:rsid w:val="00E0608C"/>
    <w:rsid w:val="00E0669B"/>
    <w:rsid w:val="00E07ED2"/>
    <w:rsid w:val="00E12F3C"/>
    <w:rsid w:val="00E154B4"/>
    <w:rsid w:val="00E23FDE"/>
    <w:rsid w:val="00E253CF"/>
    <w:rsid w:val="00E2596F"/>
    <w:rsid w:val="00E26922"/>
    <w:rsid w:val="00E270DA"/>
    <w:rsid w:val="00E27AD1"/>
    <w:rsid w:val="00E30548"/>
    <w:rsid w:val="00E306CC"/>
    <w:rsid w:val="00E31760"/>
    <w:rsid w:val="00E32B01"/>
    <w:rsid w:val="00E33B32"/>
    <w:rsid w:val="00E35AF9"/>
    <w:rsid w:val="00E36F06"/>
    <w:rsid w:val="00E429B5"/>
    <w:rsid w:val="00E4560B"/>
    <w:rsid w:val="00E5003C"/>
    <w:rsid w:val="00E535E0"/>
    <w:rsid w:val="00E57927"/>
    <w:rsid w:val="00E605BC"/>
    <w:rsid w:val="00E61654"/>
    <w:rsid w:val="00E6455B"/>
    <w:rsid w:val="00E64FF3"/>
    <w:rsid w:val="00E701AD"/>
    <w:rsid w:val="00E7160C"/>
    <w:rsid w:val="00E721F8"/>
    <w:rsid w:val="00E72647"/>
    <w:rsid w:val="00E760DD"/>
    <w:rsid w:val="00E778EF"/>
    <w:rsid w:val="00E77F41"/>
    <w:rsid w:val="00E82E84"/>
    <w:rsid w:val="00E85655"/>
    <w:rsid w:val="00E8573C"/>
    <w:rsid w:val="00E861B6"/>
    <w:rsid w:val="00E87F3B"/>
    <w:rsid w:val="00E9134A"/>
    <w:rsid w:val="00E974B9"/>
    <w:rsid w:val="00EA253E"/>
    <w:rsid w:val="00EA3426"/>
    <w:rsid w:val="00EA4785"/>
    <w:rsid w:val="00EA48D7"/>
    <w:rsid w:val="00EA6E28"/>
    <w:rsid w:val="00EB2FC9"/>
    <w:rsid w:val="00EB5B60"/>
    <w:rsid w:val="00EC3345"/>
    <w:rsid w:val="00EC35C4"/>
    <w:rsid w:val="00EC6373"/>
    <w:rsid w:val="00EC79D3"/>
    <w:rsid w:val="00ED0A4A"/>
    <w:rsid w:val="00ED10D3"/>
    <w:rsid w:val="00ED1B2A"/>
    <w:rsid w:val="00ED36E9"/>
    <w:rsid w:val="00ED3EC0"/>
    <w:rsid w:val="00ED7500"/>
    <w:rsid w:val="00EE211B"/>
    <w:rsid w:val="00EE2295"/>
    <w:rsid w:val="00EE2329"/>
    <w:rsid w:val="00EF1EF7"/>
    <w:rsid w:val="00EF3F93"/>
    <w:rsid w:val="00EF4DEB"/>
    <w:rsid w:val="00EF5635"/>
    <w:rsid w:val="00EF6254"/>
    <w:rsid w:val="00F00C14"/>
    <w:rsid w:val="00F018A2"/>
    <w:rsid w:val="00F036E6"/>
    <w:rsid w:val="00F078F4"/>
    <w:rsid w:val="00F17D63"/>
    <w:rsid w:val="00F2127E"/>
    <w:rsid w:val="00F22A66"/>
    <w:rsid w:val="00F23213"/>
    <w:rsid w:val="00F2630C"/>
    <w:rsid w:val="00F33F46"/>
    <w:rsid w:val="00F34188"/>
    <w:rsid w:val="00F343D6"/>
    <w:rsid w:val="00F357F3"/>
    <w:rsid w:val="00F374D7"/>
    <w:rsid w:val="00F37827"/>
    <w:rsid w:val="00F425FF"/>
    <w:rsid w:val="00F44EAC"/>
    <w:rsid w:val="00F46B31"/>
    <w:rsid w:val="00F4780F"/>
    <w:rsid w:val="00F52846"/>
    <w:rsid w:val="00F53D24"/>
    <w:rsid w:val="00F5720F"/>
    <w:rsid w:val="00F6478A"/>
    <w:rsid w:val="00F647E3"/>
    <w:rsid w:val="00F662EC"/>
    <w:rsid w:val="00F72198"/>
    <w:rsid w:val="00F7320B"/>
    <w:rsid w:val="00F73BA6"/>
    <w:rsid w:val="00F73C52"/>
    <w:rsid w:val="00F7410E"/>
    <w:rsid w:val="00F7412F"/>
    <w:rsid w:val="00F7513C"/>
    <w:rsid w:val="00F77F87"/>
    <w:rsid w:val="00F82161"/>
    <w:rsid w:val="00F82585"/>
    <w:rsid w:val="00F87D38"/>
    <w:rsid w:val="00F913C2"/>
    <w:rsid w:val="00F945C9"/>
    <w:rsid w:val="00F95732"/>
    <w:rsid w:val="00F96394"/>
    <w:rsid w:val="00FA0A9B"/>
    <w:rsid w:val="00FA107B"/>
    <w:rsid w:val="00FA2431"/>
    <w:rsid w:val="00FA6158"/>
    <w:rsid w:val="00FB19D4"/>
    <w:rsid w:val="00FB28BF"/>
    <w:rsid w:val="00FB4C6A"/>
    <w:rsid w:val="00FC05E0"/>
    <w:rsid w:val="00FC1946"/>
    <w:rsid w:val="00FC1B33"/>
    <w:rsid w:val="00FC20CA"/>
    <w:rsid w:val="00FC2FC9"/>
    <w:rsid w:val="00FC5A68"/>
    <w:rsid w:val="00FD2BEC"/>
    <w:rsid w:val="00FD2F21"/>
    <w:rsid w:val="00FD2FEE"/>
    <w:rsid w:val="00FD3D45"/>
    <w:rsid w:val="00FD501E"/>
    <w:rsid w:val="00FD54F1"/>
    <w:rsid w:val="00FD64A0"/>
    <w:rsid w:val="00FD6694"/>
    <w:rsid w:val="00FE0161"/>
    <w:rsid w:val="00FE1C4D"/>
    <w:rsid w:val="00FE2503"/>
    <w:rsid w:val="00FE3A9D"/>
    <w:rsid w:val="00FE58F7"/>
    <w:rsid w:val="00FE5D3A"/>
    <w:rsid w:val="00FE5F83"/>
    <w:rsid w:val="00FE72E8"/>
    <w:rsid w:val="00FF0BAD"/>
    <w:rsid w:val="00FF1EF2"/>
    <w:rsid w:val="00FF1F58"/>
    <w:rsid w:val="00FF2628"/>
    <w:rsid w:val="00FF2C78"/>
    <w:rsid w:val="00FF3E7F"/>
    <w:rsid w:val="00FF5D51"/>
    <w:rsid w:val="00FF611D"/>
    <w:rsid w:val="00FF678D"/>
    <w:rsid w:val="00FF70FB"/>
    <w:rsid w:val="00FF7AD5"/>
    <w:rsid w:val="011E7035"/>
    <w:rsid w:val="0270DB9C"/>
    <w:rsid w:val="027263C2"/>
    <w:rsid w:val="03139EE4"/>
    <w:rsid w:val="035E5D62"/>
    <w:rsid w:val="039E5FB8"/>
    <w:rsid w:val="042C0819"/>
    <w:rsid w:val="04574592"/>
    <w:rsid w:val="04BA163E"/>
    <w:rsid w:val="04D1A786"/>
    <w:rsid w:val="04F21026"/>
    <w:rsid w:val="058591D9"/>
    <w:rsid w:val="05EDFF73"/>
    <w:rsid w:val="06003337"/>
    <w:rsid w:val="06A27E81"/>
    <w:rsid w:val="06AEFF98"/>
    <w:rsid w:val="06B98536"/>
    <w:rsid w:val="071EEB8C"/>
    <w:rsid w:val="07ADFD52"/>
    <w:rsid w:val="08E13E80"/>
    <w:rsid w:val="0904A4D7"/>
    <w:rsid w:val="0A926035"/>
    <w:rsid w:val="0AF7D723"/>
    <w:rsid w:val="0B617861"/>
    <w:rsid w:val="0BBD468F"/>
    <w:rsid w:val="0C402990"/>
    <w:rsid w:val="0CF44272"/>
    <w:rsid w:val="0E331A51"/>
    <w:rsid w:val="0E464FA2"/>
    <w:rsid w:val="0E53B2E9"/>
    <w:rsid w:val="0EB73702"/>
    <w:rsid w:val="0F72D8A2"/>
    <w:rsid w:val="0F9CED86"/>
    <w:rsid w:val="0FBACA76"/>
    <w:rsid w:val="103C4A4A"/>
    <w:rsid w:val="1044A2BE"/>
    <w:rsid w:val="109CE421"/>
    <w:rsid w:val="10CC4CDA"/>
    <w:rsid w:val="1131A4E5"/>
    <w:rsid w:val="118E37BF"/>
    <w:rsid w:val="11B6AFD3"/>
    <w:rsid w:val="124DEE01"/>
    <w:rsid w:val="1271137E"/>
    <w:rsid w:val="12D37F8D"/>
    <w:rsid w:val="12E2EC89"/>
    <w:rsid w:val="135E6AEC"/>
    <w:rsid w:val="13981037"/>
    <w:rsid w:val="13A3DDCE"/>
    <w:rsid w:val="144D0834"/>
    <w:rsid w:val="146130A3"/>
    <w:rsid w:val="147EF1E3"/>
    <w:rsid w:val="14EAEAC1"/>
    <w:rsid w:val="15016C3F"/>
    <w:rsid w:val="15067406"/>
    <w:rsid w:val="155966CD"/>
    <w:rsid w:val="1584319A"/>
    <w:rsid w:val="15FA70FF"/>
    <w:rsid w:val="15FA7BA6"/>
    <w:rsid w:val="161C665B"/>
    <w:rsid w:val="1702AC70"/>
    <w:rsid w:val="17D8EBD0"/>
    <w:rsid w:val="18107C57"/>
    <w:rsid w:val="189683B7"/>
    <w:rsid w:val="189C2656"/>
    <w:rsid w:val="196C6CE7"/>
    <w:rsid w:val="199FED80"/>
    <w:rsid w:val="19B29843"/>
    <w:rsid w:val="1A613B11"/>
    <w:rsid w:val="1A8D287A"/>
    <w:rsid w:val="1ABBB6F5"/>
    <w:rsid w:val="1B39EE05"/>
    <w:rsid w:val="1B3EE45F"/>
    <w:rsid w:val="1B731AE4"/>
    <w:rsid w:val="1BC4BBE1"/>
    <w:rsid w:val="1BDCCD5F"/>
    <w:rsid w:val="1BFCC6A0"/>
    <w:rsid w:val="1C93B092"/>
    <w:rsid w:val="1CE89325"/>
    <w:rsid w:val="1D1DE64B"/>
    <w:rsid w:val="1D2CDBEF"/>
    <w:rsid w:val="1DB074DE"/>
    <w:rsid w:val="1DBD5CAD"/>
    <w:rsid w:val="1E5FE634"/>
    <w:rsid w:val="1E782D89"/>
    <w:rsid w:val="1F022427"/>
    <w:rsid w:val="1F9DE700"/>
    <w:rsid w:val="204BE6CA"/>
    <w:rsid w:val="2084FC40"/>
    <w:rsid w:val="2140B39D"/>
    <w:rsid w:val="2173647E"/>
    <w:rsid w:val="220FAC06"/>
    <w:rsid w:val="22222FEF"/>
    <w:rsid w:val="22314CC9"/>
    <w:rsid w:val="2240D120"/>
    <w:rsid w:val="226921ED"/>
    <w:rsid w:val="239388F1"/>
    <w:rsid w:val="240B8474"/>
    <w:rsid w:val="2467C246"/>
    <w:rsid w:val="257544B5"/>
    <w:rsid w:val="257ACB14"/>
    <w:rsid w:val="258AAFD2"/>
    <w:rsid w:val="25E9663B"/>
    <w:rsid w:val="25EDD5BF"/>
    <w:rsid w:val="260B5023"/>
    <w:rsid w:val="2657C272"/>
    <w:rsid w:val="27152F20"/>
    <w:rsid w:val="288BDB52"/>
    <w:rsid w:val="28D7D833"/>
    <w:rsid w:val="28FF0810"/>
    <w:rsid w:val="2902FDE9"/>
    <w:rsid w:val="2A5F1CBE"/>
    <w:rsid w:val="2B56CF90"/>
    <w:rsid w:val="2BC2FE11"/>
    <w:rsid w:val="2BF0C01D"/>
    <w:rsid w:val="2C3F1305"/>
    <w:rsid w:val="2C69BAB1"/>
    <w:rsid w:val="2D28140B"/>
    <w:rsid w:val="2D368888"/>
    <w:rsid w:val="2D7AB544"/>
    <w:rsid w:val="2D82F950"/>
    <w:rsid w:val="2D8CCD84"/>
    <w:rsid w:val="2D9ECC36"/>
    <w:rsid w:val="2DA63DF8"/>
    <w:rsid w:val="2E3FF7DF"/>
    <w:rsid w:val="2E58F365"/>
    <w:rsid w:val="2ECC7D5D"/>
    <w:rsid w:val="303A2F59"/>
    <w:rsid w:val="3098BF28"/>
    <w:rsid w:val="30A8F76F"/>
    <w:rsid w:val="310E2DC2"/>
    <w:rsid w:val="31DDD238"/>
    <w:rsid w:val="31E2551C"/>
    <w:rsid w:val="32137429"/>
    <w:rsid w:val="330B12A7"/>
    <w:rsid w:val="33CCAB18"/>
    <w:rsid w:val="34A42EC0"/>
    <w:rsid w:val="34AB4942"/>
    <w:rsid w:val="3507ED46"/>
    <w:rsid w:val="35292729"/>
    <w:rsid w:val="357EFDBC"/>
    <w:rsid w:val="35EB1E87"/>
    <w:rsid w:val="366415C7"/>
    <w:rsid w:val="36B5C33C"/>
    <w:rsid w:val="36EAF513"/>
    <w:rsid w:val="371D42C3"/>
    <w:rsid w:val="3744FC9A"/>
    <w:rsid w:val="37B905FC"/>
    <w:rsid w:val="383E2325"/>
    <w:rsid w:val="38CE3987"/>
    <w:rsid w:val="3958BE63"/>
    <w:rsid w:val="397A0970"/>
    <w:rsid w:val="39E243E5"/>
    <w:rsid w:val="39E2D90D"/>
    <w:rsid w:val="3A0D1392"/>
    <w:rsid w:val="3A285DE8"/>
    <w:rsid w:val="3A8AA045"/>
    <w:rsid w:val="3AB1CA65"/>
    <w:rsid w:val="3B511838"/>
    <w:rsid w:val="3B78E4C9"/>
    <w:rsid w:val="3BD79302"/>
    <w:rsid w:val="3BDF0097"/>
    <w:rsid w:val="3BE88147"/>
    <w:rsid w:val="3BFC81E1"/>
    <w:rsid w:val="3C097341"/>
    <w:rsid w:val="3C53C09B"/>
    <w:rsid w:val="3D1D5022"/>
    <w:rsid w:val="3E07D398"/>
    <w:rsid w:val="3E475CA2"/>
    <w:rsid w:val="3EF36EA6"/>
    <w:rsid w:val="4069F580"/>
    <w:rsid w:val="408B043F"/>
    <w:rsid w:val="4103CA05"/>
    <w:rsid w:val="424D67B6"/>
    <w:rsid w:val="42954D65"/>
    <w:rsid w:val="433F2735"/>
    <w:rsid w:val="4433E200"/>
    <w:rsid w:val="449F6F8B"/>
    <w:rsid w:val="4521A7B8"/>
    <w:rsid w:val="45C28F09"/>
    <w:rsid w:val="45F4B927"/>
    <w:rsid w:val="4630CA2B"/>
    <w:rsid w:val="4644312F"/>
    <w:rsid w:val="487D3F01"/>
    <w:rsid w:val="48AEBB89"/>
    <w:rsid w:val="48DBD4F9"/>
    <w:rsid w:val="48F4D9C8"/>
    <w:rsid w:val="49713BDB"/>
    <w:rsid w:val="498CC66C"/>
    <w:rsid w:val="498D5841"/>
    <w:rsid w:val="4ADA001C"/>
    <w:rsid w:val="4AFB62E5"/>
    <w:rsid w:val="4B4BAA16"/>
    <w:rsid w:val="4BB8CDDF"/>
    <w:rsid w:val="4C686BC2"/>
    <w:rsid w:val="4CA00BF3"/>
    <w:rsid w:val="4D7D44C3"/>
    <w:rsid w:val="4EA050B0"/>
    <w:rsid w:val="4EA4ABC1"/>
    <w:rsid w:val="4F42AFE4"/>
    <w:rsid w:val="4FE8D540"/>
    <w:rsid w:val="51C86C22"/>
    <w:rsid w:val="51D6D878"/>
    <w:rsid w:val="52066370"/>
    <w:rsid w:val="52B4FBA5"/>
    <w:rsid w:val="538B51A2"/>
    <w:rsid w:val="5618FF0B"/>
    <w:rsid w:val="562BDC91"/>
    <w:rsid w:val="56CB6CA6"/>
    <w:rsid w:val="56FF0158"/>
    <w:rsid w:val="581F22D7"/>
    <w:rsid w:val="585E7782"/>
    <w:rsid w:val="5927375C"/>
    <w:rsid w:val="59E82172"/>
    <w:rsid w:val="5A96AB3B"/>
    <w:rsid w:val="5AE98DC8"/>
    <w:rsid w:val="5B784A42"/>
    <w:rsid w:val="5B94BE71"/>
    <w:rsid w:val="5BD14B50"/>
    <w:rsid w:val="5C1FFAE8"/>
    <w:rsid w:val="5C8758EC"/>
    <w:rsid w:val="5C9CA5B7"/>
    <w:rsid w:val="5CCC1BB6"/>
    <w:rsid w:val="5D4EE78C"/>
    <w:rsid w:val="5DE05659"/>
    <w:rsid w:val="5DF0A41D"/>
    <w:rsid w:val="5E2DFBD8"/>
    <w:rsid w:val="5E7C05C3"/>
    <w:rsid w:val="5F4CD8F8"/>
    <w:rsid w:val="5FCFED14"/>
    <w:rsid w:val="60260CBB"/>
    <w:rsid w:val="60B863A0"/>
    <w:rsid w:val="622C4036"/>
    <w:rsid w:val="624E4A27"/>
    <w:rsid w:val="632AB7EE"/>
    <w:rsid w:val="637C1C2D"/>
    <w:rsid w:val="63941623"/>
    <w:rsid w:val="6398A3E2"/>
    <w:rsid w:val="639AD98D"/>
    <w:rsid w:val="63B92E8F"/>
    <w:rsid w:val="641BB6F6"/>
    <w:rsid w:val="6453EF6F"/>
    <w:rsid w:val="64A7A0E5"/>
    <w:rsid w:val="65311290"/>
    <w:rsid w:val="659E0859"/>
    <w:rsid w:val="65D1FB9F"/>
    <w:rsid w:val="66AC6448"/>
    <w:rsid w:val="66DF5F12"/>
    <w:rsid w:val="671C3C38"/>
    <w:rsid w:val="67559843"/>
    <w:rsid w:val="676557D2"/>
    <w:rsid w:val="689D5905"/>
    <w:rsid w:val="68BA432B"/>
    <w:rsid w:val="6936CF41"/>
    <w:rsid w:val="693D40DC"/>
    <w:rsid w:val="69B264CF"/>
    <w:rsid w:val="69D8BBCD"/>
    <w:rsid w:val="69F34386"/>
    <w:rsid w:val="6A03A6EF"/>
    <w:rsid w:val="6A382717"/>
    <w:rsid w:val="6A6B56E0"/>
    <w:rsid w:val="6A7C91FB"/>
    <w:rsid w:val="6A9AFD74"/>
    <w:rsid w:val="6AB55621"/>
    <w:rsid w:val="6AF28306"/>
    <w:rsid w:val="6B91915C"/>
    <w:rsid w:val="6BE765E6"/>
    <w:rsid w:val="6C696C97"/>
    <w:rsid w:val="6D36C39E"/>
    <w:rsid w:val="6DEF0CD7"/>
    <w:rsid w:val="6E84F862"/>
    <w:rsid w:val="6E9C92F7"/>
    <w:rsid w:val="6ECF0E2E"/>
    <w:rsid w:val="6EE57C82"/>
    <w:rsid w:val="6F541F2B"/>
    <w:rsid w:val="6FE7B4BE"/>
    <w:rsid w:val="706F38C5"/>
    <w:rsid w:val="70BA9CC6"/>
    <w:rsid w:val="71E17102"/>
    <w:rsid w:val="71F61739"/>
    <w:rsid w:val="731CB8E9"/>
    <w:rsid w:val="737911EC"/>
    <w:rsid w:val="7499CAF6"/>
    <w:rsid w:val="765A1523"/>
    <w:rsid w:val="7697C2E9"/>
    <w:rsid w:val="76F3EB07"/>
    <w:rsid w:val="7757C527"/>
    <w:rsid w:val="778A780F"/>
    <w:rsid w:val="77C8CF1A"/>
    <w:rsid w:val="77FA5045"/>
    <w:rsid w:val="7848E5C4"/>
    <w:rsid w:val="78D2638E"/>
    <w:rsid w:val="78F6D0E9"/>
    <w:rsid w:val="79001A1C"/>
    <w:rsid w:val="79DBEE3C"/>
    <w:rsid w:val="7A59DB74"/>
    <w:rsid w:val="7A876134"/>
    <w:rsid w:val="7A9480BB"/>
    <w:rsid w:val="7B9B410C"/>
    <w:rsid w:val="7BF43509"/>
    <w:rsid w:val="7C51B550"/>
    <w:rsid w:val="7C61C0CA"/>
    <w:rsid w:val="7CC4F270"/>
    <w:rsid w:val="7CFEC735"/>
    <w:rsid w:val="7D11EDE2"/>
    <w:rsid w:val="7D86633D"/>
    <w:rsid w:val="7DDA7A7D"/>
    <w:rsid w:val="7DE0FFB4"/>
    <w:rsid w:val="7E170592"/>
    <w:rsid w:val="7F3B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70EC0"/>
  <w15:chartTrackingRefBased/>
  <w15:docId w15:val="{6694556C-3E21-E44F-9BA8-8A0151700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3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1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1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1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1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rsid w:val="005031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rsid w:val="005031AD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rsid w:val="005031AD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1AD"/>
    <w:rPr>
      <w:rFonts w:eastAsiaTheme="majorEastAsia" w:cstheme="majorBidi"/>
      <w:color w:val="0F4761" w:themeColor="accent1" w:themeShade="BF"/>
      <w:lang w:val="de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1AD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1AD"/>
    <w:rPr>
      <w:rFonts w:eastAsiaTheme="majorEastAsia" w:cstheme="majorBidi"/>
      <w:color w:val="595959" w:themeColor="text1" w:themeTint="A6"/>
      <w:lang w:val="de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1AD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1AD"/>
    <w:rPr>
      <w:rFonts w:eastAsiaTheme="majorEastAsia" w:cstheme="majorBidi"/>
      <w:color w:val="272727" w:themeColor="text1" w:themeTint="D8"/>
      <w:lang w:val="de-CH"/>
    </w:rPr>
  </w:style>
  <w:style w:type="paragraph" w:styleId="Title">
    <w:name w:val="Title"/>
    <w:basedOn w:val="Normal"/>
    <w:next w:val="Normal"/>
    <w:link w:val="TitleChar"/>
    <w:uiPriority w:val="10"/>
    <w:qFormat/>
    <w:rsid w:val="005031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1AD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1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1AD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Quote">
    <w:name w:val="Quote"/>
    <w:basedOn w:val="Normal"/>
    <w:next w:val="Normal"/>
    <w:link w:val="QuoteChar"/>
    <w:uiPriority w:val="29"/>
    <w:qFormat/>
    <w:rsid w:val="005031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1AD"/>
    <w:rPr>
      <w:i/>
      <w:iCs/>
      <w:color w:val="404040" w:themeColor="text1" w:themeTint="BF"/>
      <w:lang w:val="de-CH"/>
    </w:rPr>
  </w:style>
  <w:style w:type="paragraph" w:styleId="ListParagraph">
    <w:name w:val="List Paragraph"/>
    <w:basedOn w:val="Normal"/>
    <w:uiPriority w:val="34"/>
    <w:qFormat/>
    <w:rsid w:val="00503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1AD"/>
    <w:rPr>
      <w:i/>
      <w:iCs/>
      <w:color w:val="0F4761" w:themeColor="accent1" w:themeShade="BF"/>
      <w:lang w:val="de-CH"/>
    </w:rPr>
  </w:style>
  <w:style w:type="character" w:styleId="IntenseReference">
    <w:name w:val="Intense Reference"/>
    <w:basedOn w:val="DefaultParagraphFont"/>
    <w:uiPriority w:val="32"/>
    <w:qFormat/>
    <w:rsid w:val="005031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65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6504"/>
    <w:rPr>
      <w:lang w:val="de-CH"/>
    </w:rPr>
  </w:style>
  <w:style w:type="paragraph" w:styleId="Footer">
    <w:name w:val="footer"/>
    <w:basedOn w:val="Normal"/>
    <w:link w:val="FooterChar"/>
    <w:uiPriority w:val="99"/>
    <w:unhideWhenUsed/>
    <w:rsid w:val="00A565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6504"/>
    <w:rPr>
      <w:lang w:val="de-CH"/>
    </w:rPr>
  </w:style>
  <w:style w:type="table" w:styleId="TableGrid">
    <w:name w:val="Table Grid"/>
    <w:basedOn w:val="TableNormal"/>
    <w:uiPriority w:val="59"/>
    <w:rsid w:val="00A50875"/>
    <w:rPr>
      <w:rFonts w:ascii="Arial" w:eastAsiaTheme="minorEastAsia" w:hAnsi="Arial"/>
      <w:kern w:val="0"/>
      <w:sz w:val="22"/>
      <w:szCs w:val="22"/>
      <w:lang w:val="de-CH" w:eastAsia="de-CH"/>
      <w14:ligatures w14:val="none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A6A6A6" w:themeFill="background1" w:themeFillShade="A6"/>
      </w:tcPr>
    </w:tblStylePr>
  </w:style>
  <w:style w:type="paragraph" w:styleId="TOC1">
    <w:name w:val="toc 1"/>
    <w:basedOn w:val="Normal"/>
    <w:next w:val="Normal"/>
    <w:autoRedefine/>
    <w:uiPriority w:val="39"/>
    <w:qFormat/>
    <w:rsid w:val="00A50875"/>
    <w:pPr>
      <w:spacing w:before="240" w:after="120"/>
    </w:pPr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50875"/>
    <w:rPr>
      <w:color w:val="467886" w:themeColor="hyperlink"/>
      <w:u w:val="single"/>
    </w:rPr>
  </w:style>
  <w:style w:type="paragraph" w:styleId="Caption">
    <w:name w:val="caption"/>
    <w:basedOn w:val="Normal"/>
    <w:next w:val="Normal"/>
    <w:link w:val="CaptionChar"/>
    <w:uiPriority w:val="35"/>
    <w:qFormat/>
    <w:rsid w:val="00A50875"/>
    <w:pPr>
      <w:spacing w:before="120"/>
      <w:jc w:val="both"/>
    </w:pPr>
    <w:rPr>
      <w:rFonts w:ascii="Arial" w:eastAsiaTheme="minorEastAsia" w:hAnsi="Arial"/>
      <w:b/>
      <w:bCs/>
      <w:color w:val="000000" w:themeColor="text1"/>
      <w:kern w:val="0"/>
      <w:sz w:val="16"/>
      <w:szCs w:val="18"/>
      <w:lang w:eastAsia="de-CH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A50875"/>
    <w:pPr>
      <w:jc w:val="both"/>
    </w:pPr>
    <w:rPr>
      <w:rFonts w:ascii="Arial" w:eastAsiaTheme="minorEastAsia" w:hAnsi="Arial"/>
      <w:kern w:val="0"/>
      <w:sz w:val="22"/>
      <w:szCs w:val="22"/>
      <w:lang w:eastAsia="de-CH"/>
      <w14:ligatures w14:val="none"/>
    </w:rPr>
  </w:style>
  <w:style w:type="paragraph" w:styleId="NoSpacing">
    <w:name w:val="No Spacing"/>
    <w:uiPriority w:val="1"/>
    <w:qFormat/>
    <w:rsid w:val="00A50875"/>
    <w:pPr>
      <w:ind w:left="709" w:hanging="709"/>
      <w:jc w:val="both"/>
    </w:pPr>
    <w:rPr>
      <w:rFonts w:ascii="Arial" w:eastAsiaTheme="minorEastAsia" w:hAnsi="Arial"/>
      <w:color w:val="000000" w:themeColor="text1"/>
      <w:kern w:val="0"/>
      <w:sz w:val="22"/>
      <w:szCs w:val="22"/>
      <w:lang w:val="de-CH" w:eastAsia="de-CH"/>
      <w14:ligatures w14:val="none"/>
    </w:rPr>
  </w:style>
  <w:style w:type="paragraph" w:customStyle="1" w:styleId="Tabelleninhalt">
    <w:name w:val="Tabelleninhalt"/>
    <w:basedOn w:val="Normal"/>
    <w:qFormat/>
    <w:rsid w:val="00A50875"/>
    <w:pPr>
      <w:spacing w:before="60" w:after="60"/>
    </w:pPr>
    <w:rPr>
      <w:rFonts w:ascii="Arial" w:eastAsiaTheme="minorEastAsia" w:hAnsi="Arial"/>
      <w:kern w:val="0"/>
      <w:sz w:val="20"/>
      <w:szCs w:val="20"/>
      <w:lang w:eastAsia="de-CH"/>
      <w14:ligatures w14:val="none"/>
    </w:rPr>
  </w:style>
  <w:style w:type="paragraph" w:customStyle="1" w:styleId="UntertitelnichtIndexiert">
    <w:name w:val="Untertitel nicht Indexiert"/>
    <w:basedOn w:val="TOC1"/>
    <w:autoRedefine/>
    <w:qFormat/>
    <w:rsid w:val="00A50875"/>
    <w:pPr>
      <w:spacing w:after="240"/>
      <w:ind w:left="-142" w:firstLine="142"/>
    </w:pPr>
    <w:rPr>
      <w:b w:val="0"/>
    </w:rPr>
  </w:style>
  <w:style w:type="paragraph" w:styleId="TOC2">
    <w:name w:val="toc 2"/>
    <w:basedOn w:val="Normal"/>
    <w:next w:val="Normal"/>
    <w:autoRedefine/>
    <w:uiPriority w:val="39"/>
    <w:rsid w:val="00A50875"/>
    <w:pPr>
      <w:spacing w:before="120"/>
      <w:ind w:left="240"/>
    </w:pPr>
    <w:rPr>
      <w:i/>
      <w:iCs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A50875"/>
    <w:rPr>
      <w:rFonts w:ascii="Arial" w:eastAsiaTheme="minorEastAsia" w:hAnsi="Arial"/>
      <w:b/>
      <w:bCs/>
      <w:color w:val="000000" w:themeColor="text1"/>
      <w:kern w:val="0"/>
      <w:sz w:val="16"/>
      <w:szCs w:val="18"/>
      <w:lang w:val="de-CH" w:eastAsia="de-CH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A50875"/>
    <w:rPr>
      <w:color w:val="808080"/>
    </w:rPr>
  </w:style>
  <w:style w:type="table" w:styleId="GridTable5Dark-Accent4">
    <w:name w:val="Grid Table 5 Dark Accent 4"/>
    <w:basedOn w:val="TableNormal"/>
    <w:uiPriority w:val="50"/>
    <w:rsid w:val="007234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2">
    <w:name w:val="Grid Table 5 Dark Accent 2"/>
    <w:basedOn w:val="TableNormal"/>
    <w:uiPriority w:val="50"/>
    <w:rsid w:val="007234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7234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3-Accent4">
    <w:name w:val="Grid Table 3 Accent 4"/>
    <w:basedOn w:val="TableNormal"/>
    <w:uiPriority w:val="48"/>
    <w:rsid w:val="00723494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2">
    <w:name w:val="Grid Table 2"/>
    <w:basedOn w:val="TableNormal"/>
    <w:uiPriority w:val="47"/>
    <w:rsid w:val="00723494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723494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">
    <w:name w:val="Grid Table 5 Dark"/>
    <w:basedOn w:val="TableNormal"/>
    <w:uiPriority w:val="50"/>
    <w:rsid w:val="007234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6ColourfulAccent1">
    <w:name w:val="List Table 6 Colorful Accent 1"/>
    <w:basedOn w:val="TableNormal"/>
    <w:uiPriority w:val="51"/>
    <w:rsid w:val="0092319F"/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7ColourfulAccent4">
    <w:name w:val="List Table 7 Colorful Accent 4"/>
    <w:basedOn w:val="TableNormal"/>
    <w:uiPriority w:val="52"/>
    <w:rsid w:val="0092319F"/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2319F"/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2319F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B80906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B80906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F319E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F319E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F319E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F319E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F319E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F319E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F319E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F319E"/>
    <w:pPr>
      <w:ind w:left="1920"/>
    </w:pPr>
    <w:rPr>
      <w:sz w:val="20"/>
      <w:szCs w:val="20"/>
    </w:rPr>
  </w:style>
  <w:style w:type="table" w:styleId="GridTable4">
    <w:name w:val="Grid Table 4"/>
    <w:basedOn w:val="TableNormal"/>
    <w:uiPriority w:val="49"/>
    <w:rsid w:val="0096329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8FAEFA3DA8374B9CDE591B3A6B17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C03F68-CEBA-5942-A0BF-DAB4C2CFDBD9}"/>
      </w:docPartPr>
      <w:docPartBody>
        <w:p w:rsidR="00E63BBE" w:rsidRDefault="00075C43">
          <w:pPr>
            <w:pStyle w:val="8D8FAEFA3DA8374B9CDE591B3A6B17ED"/>
          </w:pPr>
          <w:r w:rsidRPr="00684FFD">
            <w:rPr>
              <w:rStyle w:val="Placehold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11"/>
    <w:rsid w:val="00075C43"/>
    <w:rsid w:val="002136EA"/>
    <w:rsid w:val="0034038D"/>
    <w:rsid w:val="00390947"/>
    <w:rsid w:val="00431747"/>
    <w:rsid w:val="0048377B"/>
    <w:rsid w:val="00880C19"/>
    <w:rsid w:val="00BA3C11"/>
    <w:rsid w:val="00E63BBE"/>
    <w:rsid w:val="00E9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D8FAEFA3DA8374B9CDE591B3A6B17ED">
    <w:name w:val="8D8FAEFA3DA8374B9CDE591B3A6B17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DF51CD-D4FA-8B48-A88A-62BE72922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1342</Words>
  <Characters>7651</Characters>
  <Application>Microsoft Office Word</Application>
  <DocSecurity>0</DocSecurity>
  <Lines>63</Lines>
  <Paragraphs>17</Paragraphs>
  <ScaleCrop>false</ScaleCrop>
  <Company/>
  <LinksUpToDate>false</LinksUpToDate>
  <CharactersWithSpaces>8976</CharactersWithSpaces>
  <SharedDoc>false</SharedDoc>
  <HLinks>
    <vt:vector size="90" baseType="variant">
      <vt:variant>
        <vt:i4>1114166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_Toc219353872</vt:lpwstr>
      </vt:variant>
      <vt:variant>
        <vt:i4>1114166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_Toc219353871</vt:lpwstr>
      </vt:variant>
      <vt:variant>
        <vt:i4>1114166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_Toc219353870</vt:lpwstr>
      </vt:variant>
      <vt:variant>
        <vt:i4>1048630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_Toc219353869</vt:lpwstr>
      </vt:variant>
      <vt:variant>
        <vt:i4>1048630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_Toc219353868</vt:lpwstr>
      </vt:variant>
      <vt:variant>
        <vt:i4>1048630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_Toc219353867</vt:lpwstr>
      </vt:variant>
      <vt:variant>
        <vt:i4>1048630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_Toc219353866</vt:lpwstr>
      </vt:variant>
      <vt:variant>
        <vt:i4>1376308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_Toc219379891</vt:lpwstr>
      </vt:variant>
      <vt:variant>
        <vt:i4>1376308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_Toc219379890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_Toc219379889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_Toc219379888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_Toc219379887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_Toc219379886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_Toc219379885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_Toc219379884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 Sophia</dc:creator>
  <cp:keywords/>
  <dc:description/>
  <cp:lastModifiedBy>Sas Sophia</cp:lastModifiedBy>
  <cp:revision>2</cp:revision>
  <dcterms:created xsi:type="dcterms:W3CDTF">2026-01-16T07:52:00Z</dcterms:created>
  <dcterms:modified xsi:type="dcterms:W3CDTF">2026-01-16T07:52:00Z</dcterms:modified>
</cp:coreProperties>
</file>